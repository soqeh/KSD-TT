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E78499" w14:textId="77777777" w:rsidR="00C05C7B" w:rsidRDefault="00B57779">
      <w:pPr>
        <w:rPr>
          <w:rFonts w:ascii="Times New Roman" w:eastAsia="맑은 고딕" w:hAnsi="Times New Roman" w:cs="Times New Roman"/>
          <w:sz w:val="24"/>
        </w:rPr>
      </w:pPr>
      <w:r>
        <w:rPr>
          <w:rFonts w:ascii="맑은 고딕" w:eastAsia="맑은 고딕" w:hAnsi="맑은 고딕"/>
          <w:b/>
          <w:noProof/>
          <w:szCs w:val="20"/>
        </w:rPr>
        <mc:AlternateContent>
          <mc:Choice Requires="wps">
            <w:drawing>
              <wp:anchor distT="0" distB="0" distL="114300" distR="114300" simplePos="0" relativeHeight="251660288" behindDoc="0" locked="0" layoutInCell="1" allowOverlap="1" wp14:anchorId="5AF5EBA2" wp14:editId="275D956C">
                <wp:simplePos x="0" y="0"/>
                <wp:positionH relativeFrom="column">
                  <wp:posOffset>4878197</wp:posOffset>
                </wp:positionH>
                <wp:positionV relativeFrom="paragraph">
                  <wp:posOffset>2667</wp:posOffset>
                </wp:positionV>
                <wp:extent cx="212090" cy="568325"/>
                <wp:effectExtent l="0" t="0" r="635" b="31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568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0D9C8B" w14:textId="77777777" w:rsidR="00B57779" w:rsidRPr="003622D5" w:rsidRDefault="00B57779" w:rsidP="003622D5">
                            <w:pPr>
                              <w:snapToGrid w:val="0"/>
                              <w:spacing w:line="240" w:lineRule="auto"/>
                              <w:rPr>
                                <w:rFonts w:ascii="Times New Roman" w:hAnsi="Times New Roman" w:cs="Times New Roman"/>
                              </w:rPr>
                            </w:pPr>
                            <w:r w:rsidRPr="003622D5">
                              <w:rPr>
                                <w:rFonts w:ascii="Times New Roman" w:hAnsi="Times New Roman" w:cs="Times New Roman"/>
                              </w:rPr>
                              <w:t>Interface</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F5EBA2" id="_x0000_t202" coordsize="21600,21600" o:spt="202" path="m,l,21600r21600,l21600,xe">
                <v:stroke joinstyle="miter"/>
                <v:path gradientshapeok="t" o:connecttype="rect"/>
              </v:shapetype>
              <v:shape id="Text Box 2" o:spid="_x0000_s1026" type="#_x0000_t202" style="position:absolute;left:0;text-align:left;margin-left:384.1pt;margin-top:.2pt;width:16.7pt;height:4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" stroked="f">
                <v:textbox style="layout-flow:vertical;mso-layout-flow-alt:bottom-to-top" inset="0,0,0,0">
                  <w:txbxContent>
                    <w:p w14:paraId="640D9C8B" w14:textId="77777777" w:rsidR="00B57779" w:rsidRPr="003622D5" w:rsidRDefault="00B57779" w:rsidP="003622D5">
                      <w:pPr>
                        <w:snapToGrid w:val="0"/>
                        <w:spacing w:line="240" w:lineRule="auto"/>
                        <w:rPr>
                          <w:rFonts w:ascii="Times New Roman" w:hAnsi="Times New Roman" w:cs="Times New Roman"/>
                        </w:rPr>
                      </w:pPr>
                      <w:r w:rsidRPr="003622D5">
                        <w:rPr>
                          <w:rFonts w:ascii="Times New Roman" w:hAnsi="Times New Roman" w:cs="Times New Roman"/>
                        </w:rPr>
                        <w:t>Interface</w:t>
                      </w:r>
                    </w:p>
                  </w:txbxContent>
                </v:textbox>
              </v:shape>
            </w:pict>
          </mc:Fallback>
        </mc:AlternateContent>
      </w:r>
      <w:r w:rsidR="00020994">
        <w:rPr>
          <w:rFonts w:ascii="맑은 고딕" w:eastAsia="맑은 고딕" w:hAnsi="맑은 고딕"/>
          <w:b/>
          <w:noProof/>
          <w:szCs w:val="20"/>
        </w:rPr>
        <mc:AlternateContent>
          <mc:Choice Requires="wps">
            <w:drawing>
              <wp:anchor distT="0" distB="0" distL="114300" distR="114300" simplePos="0" relativeHeight="251659264" behindDoc="0" locked="0" layoutInCell="1" allowOverlap="1" wp14:anchorId="4C3A1578" wp14:editId="6B567023">
                <wp:simplePos x="0" y="0"/>
                <wp:positionH relativeFrom="column">
                  <wp:posOffset>3389630</wp:posOffset>
                </wp:positionH>
                <wp:positionV relativeFrom="paragraph">
                  <wp:posOffset>243205</wp:posOffset>
                </wp:positionV>
                <wp:extent cx="1554480" cy="289560"/>
                <wp:effectExtent l="0" t="0" r="762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80" cy="289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2A6E36" w14:textId="77777777" w:rsidR="00020994" w:rsidRPr="00D44AD9" w:rsidRDefault="00020994" w:rsidP="00020994">
                            <w:pPr>
                              <w:pStyle w:val="a6"/>
                              <w:snapToGrid w:val="0"/>
                              <w:jc w:val="center"/>
                              <w:rPr>
                                <w:rFonts w:ascii="Times New Roman" w:hAnsi="Times New Roman" w:cs="Times New Roman"/>
                                <w:b/>
                                <w:sz w:val="28"/>
                                <w:szCs w:val="28"/>
                              </w:rPr>
                            </w:pPr>
                            <w:r w:rsidRPr="00D44AD9">
                              <w:rPr>
                                <w:rFonts w:ascii="Times New Roman" w:hAnsi="Times New Roman" w:cs="Times New Roman"/>
                                <w:b/>
                                <w:sz w:val="28"/>
                                <w:szCs w:val="28"/>
                              </w:rPr>
                              <w:t>Current process</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C3A1578" id="Text Box 1" o:spid="_x0000_s1027" type="#_x0000_t202" style="position:absolute;left:0;text-align:left;margin-left:266.9pt;margin-top:19.15pt;width:122.4pt;height:2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" stroked="f">
                <v:textbox inset="0,0,0,0">
                  <w:txbxContent>
                    <w:p w14:paraId="772A6E36" w14:textId="77777777" w:rsidR="00020994" w:rsidRPr="00D44AD9" w:rsidRDefault="00020994" w:rsidP="00020994">
                      <w:pPr>
                        <w:pStyle w:val="a6"/>
                        <w:snapToGrid w:val="0"/>
                        <w:jc w:val="center"/>
                        <w:rPr>
                          <w:rFonts w:ascii="Times New Roman" w:hAnsi="Times New Roman" w:cs="Times New Roman"/>
                          <w:b/>
                          <w:sz w:val="28"/>
                          <w:szCs w:val="28"/>
                        </w:rPr>
                      </w:pPr>
                      <w:r w:rsidRPr="00D44AD9">
                        <w:rPr>
                          <w:rFonts w:ascii="Times New Roman" w:hAnsi="Times New Roman" w:cs="Times New Roman"/>
                          <w:b/>
                          <w:sz w:val="28"/>
                          <w:szCs w:val="28"/>
                        </w:rPr>
                        <w:t>Current process</w:t>
                      </w:r>
                    </w:p>
                  </w:txbxContent>
                </v:textbox>
              </v:shape>
            </w:pict>
          </mc:Fallback>
        </mc:AlternateContent>
      </w:r>
      <w:ins w:id="0" w:author="만든 이">
        <w:r w:rsidR="00C05C7B">
          <w:rPr>
            <w:rFonts w:ascii="Times New Roman" w:eastAsia="맑은 고딕" w:hAnsi="Times New Roman" w:cs="Times New Roman"/>
            <w:sz w:val="24"/>
          </w:rPr>
          <w:t xml:space="preserve">As will be shown by the examples below, </w:t>
        </w:r>
      </w:ins>
    </w:p>
    <w:p w14:paraId="54D6A684" w14:textId="77777777" w:rsidR="00C05C7B" w:rsidRDefault="00C05C7B">
      <w:pPr>
        <w:rPr>
          <w:rFonts w:ascii="Times New Roman" w:eastAsia="맑은 고딕" w:hAnsi="Times New Roman" w:cs="Times New Roman"/>
          <w:sz w:val="24"/>
        </w:rPr>
      </w:pPr>
    </w:p>
    <w:p w14:paraId="49BEF3FD" w14:textId="77777777" w:rsidR="00541059" w:rsidRDefault="00541059">
      <w:pPr>
        <w:rPr>
          <w:rFonts w:ascii="Times New Roman" w:hAnsi="Times New Roman"/>
        </w:rPr>
      </w:pPr>
      <w:r w:rsidRPr="00276BC8">
        <w:rPr>
          <w:rFonts w:ascii="Times New Roman" w:eastAsia="맑은 고딕" w:hAnsi="Times New Roman" w:cs="Times New Roman"/>
        </w:rPr>
        <w:t xml:space="preserve">A </w:t>
      </w:r>
      <w:r w:rsidRPr="00276BC8">
        <w:rPr>
          <w:rFonts w:ascii="Times New Roman" w:eastAsia="맑은 고딕" w:hAnsi="Times New Roman" w:cs="Times New Roman" w:hint="eastAsia"/>
        </w:rPr>
        <w:t xml:space="preserve">width of the through-hole 303 may gradually increase </w:t>
      </w:r>
      <w:del w:id="1" w:author="만든 이">
        <w:r w:rsidRPr="00276BC8">
          <w:rPr>
            <w:rFonts w:ascii="Times New Roman" w:eastAsia="맑은 고딕" w:hAnsi="Times New Roman" w:cs="Times New Roman" w:hint="eastAsia"/>
          </w:rPr>
          <w:delText>with increasing distance</w:delText>
        </w:r>
      </w:del>
      <w:ins w:id="2" w:author="만든 이">
        <w:r>
          <w:rPr>
            <w:rFonts w:ascii="Times New Roman" w:eastAsia="맑은 고딕" w:hAnsi="Times New Roman" w:cs="Times New Roman"/>
          </w:rPr>
          <w:t>in a vertical direction away</w:t>
        </w:r>
      </w:ins>
      <w:r w:rsidRPr="00276BC8">
        <w:rPr>
          <w:rFonts w:ascii="Times New Roman" w:eastAsia="맑은 고딕" w:hAnsi="Times New Roman" w:cs="Times New Roman" w:hint="eastAsia"/>
        </w:rPr>
        <w:t xml:space="preserve"> from </w:t>
      </w:r>
      <w:r w:rsidRPr="00276BC8">
        <w:rPr>
          <w:rFonts w:ascii="Times New Roman" w:eastAsia="맑은 고딕" w:hAnsi="Times New Roman" w:cs="Times New Roman"/>
        </w:rPr>
        <w:t>the first surface 301a of the semiconductor substrate 300</w:t>
      </w:r>
      <w:r>
        <w:rPr>
          <w:rFonts w:ascii="Times New Roman" w:eastAsia="맑은 고딕" w:hAnsi="Times New Roman" w:cs="Times New Roman" w:hint="eastAsia"/>
        </w:rPr>
        <w:t>.</w:t>
      </w:r>
    </w:p>
    <w:p w14:paraId="3DA3092D" w14:textId="77777777" w:rsidR="00975AAA" w:rsidRDefault="00975AAA">
      <w:pPr>
        <w:rPr>
          <w:rFonts w:ascii="맑은 고딕" w:eastAsia="맑은 고딕" w:hAnsi="맑은 고딕"/>
          <w:b/>
          <w:szCs w:val="20"/>
        </w:rPr>
      </w:pPr>
      <w:r>
        <w:rPr>
          <w:rFonts w:ascii="Times New Roman" w:hAnsi="Times New Roman" w:hint="eastAsia"/>
        </w:rPr>
        <w:t xml:space="preserve">In particular, research is being conducted </w:t>
      </w:r>
      <w:r>
        <w:rPr>
          <w:rFonts w:ascii="Times New Roman" w:hAnsi="Times New Roman"/>
        </w:rPr>
        <w:t>on ways to increase</w:t>
      </w:r>
      <w:r>
        <w:rPr>
          <w:rFonts w:ascii="Times New Roman" w:hAnsi="Times New Roman" w:hint="eastAsia"/>
        </w:rPr>
        <w:t xml:space="preserve"> the mobility of </w:t>
      </w:r>
      <w:r>
        <w:rPr>
          <w:rFonts w:ascii="Times New Roman" w:hAnsi="Times New Roman"/>
        </w:rPr>
        <w:t>charge carriers (</w:t>
      </w:r>
      <w:r>
        <w:rPr>
          <w:rFonts w:ascii="Times New Roman" w:hAnsi="Times New Roman" w:hint="eastAsia"/>
        </w:rPr>
        <w:t>electrons or holes</w:t>
      </w:r>
      <w:r>
        <w:rPr>
          <w:rFonts w:ascii="Times New Roman" w:hAnsi="Times New Roman"/>
        </w:rPr>
        <w:t>) in MOS transistors</w:t>
      </w:r>
      <w:r>
        <w:rPr>
          <w:rFonts w:ascii="Times New Roman" w:hAnsi="Times New Roman" w:hint="eastAsia"/>
        </w:rPr>
        <w:t xml:space="preserve"> </w:t>
      </w:r>
      <w:r>
        <w:rPr>
          <w:rFonts w:ascii="Times New Roman" w:hAnsi="Times New Roman"/>
        </w:rPr>
        <w:t>with the aim of developing</w:t>
      </w:r>
      <w:r>
        <w:rPr>
          <w:rFonts w:ascii="Times New Roman" w:hAnsi="Times New Roman" w:hint="eastAsia"/>
        </w:rPr>
        <w:t xml:space="preserve"> high-performance </w:t>
      </w:r>
      <w:r>
        <w:rPr>
          <w:rFonts w:ascii="Times New Roman" w:hAnsi="Times New Roman"/>
        </w:rPr>
        <w:t>semiconductor devices</w:t>
      </w:r>
      <w:r>
        <w:rPr>
          <w:rFonts w:ascii="Times New Roman" w:hAnsi="Times New Roman" w:hint="eastAsia"/>
        </w:rPr>
        <w:t>.</w:t>
      </w:r>
    </w:p>
    <w:p w14:paraId="6D112F77" w14:textId="77777777" w:rsidR="00950603" w:rsidRPr="00B66460" w:rsidRDefault="00950603" w:rsidP="00950603">
      <w:pPr>
        <w:widowControl/>
        <w:numPr>
          <w:ilvl w:val="0"/>
          <w:numId w:val="9"/>
        </w:numPr>
        <w:tabs>
          <w:tab w:val="left" w:pos="851"/>
        </w:tabs>
        <w:wordWrap/>
        <w:autoSpaceDE/>
        <w:autoSpaceDN/>
        <w:spacing w:after="0" w:line="240" w:lineRule="auto"/>
        <w:ind w:left="851" w:hanging="425"/>
        <w:jc w:val="left"/>
        <w:rPr>
          <w:rFonts w:ascii="Verdana" w:hAnsi="Verdana" w:cs="Times New Roman"/>
          <w:sz w:val="22"/>
        </w:rPr>
      </w:pPr>
      <w:r>
        <w:rPr>
          <w:rFonts w:ascii="Verdana" w:hAnsi="Verdana" w:cs="Times New Roman" w:hint="eastAsia"/>
          <w:sz w:val="22"/>
        </w:rPr>
        <w:t>번역문에서</w:t>
      </w:r>
      <w:r>
        <w:rPr>
          <w:rFonts w:ascii="Verdana" w:hAnsi="Verdana" w:cs="Times New Roman" w:hint="eastAsia"/>
          <w:sz w:val="22"/>
        </w:rPr>
        <w:t xml:space="preserve">, </w:t>
      </w:r>
      <w:r w:rsidRPr="00D32539">
        <w:rPr>
          <w:rFonts w:ascii="Verdana" w:hAnsi="Verdana" w:cs="Times New Roman" w:hint="eastAsia"/>
          <w:sz w:val="22"/>
          <w:highlight w:val="yellow"/>
        </w:rPr>
        <w:t>색</w:t>
      </w:r>
      <w:r w:rsidRPr="00D32539">
        <w:rPr>
          <w:rFonts w:ascii="Verdana" w:hAnsi="Verdana" w:cs="Times New Roman" w:hint="eastAsia"/>
          <w:sz w:val="22"/>
          <w:highlight w:val="green"/>
        </w:rPr>
        <w:t>칠</w:t>
      </w:r>
      <w:r w:rsidRPr="00D32539">
        <w:rPr>
          <w:rFonts w:ascii="Verdana" w:hAnsi="Verdana" w:cs="Times New Roman" w:hint="eastAsia"/>
          <w:sz w:val="22"/>
          <w:highlight w:val="magenta"/>
        </w:rPr>
        <w:t>한</w:t>
      </w:r>
      <w:r>
        <w:rPr>
          <w:rFonts w:ascii="Verdana" w:hAnsi="Verdana" w:cs="Times New Roman" w:hint="eastAsia"/>
          <w:sz w:val="22"/>
        </w:rPr>
        <w:t xml:space="preserve"> </w:t>
      </w:r>
      <w:r>
        <w:rPr>
          <w:rFonts w:ascii="Verdana" w:hAnsi="Verdana" w:cs="Times New Roman" w:hint="eastAsia"/>
          <w:sz w:val="22"/>
        </w:rPr>
        <w:t>부분들에</w:t>
      </w:r>
      <w:r>
        <w:rPr>
          <w:rFonts w:ascii="Verdana" w:hAnsi="Verdana" w:cs="Times New Roman" w:hint="eastAsia"/>
          <w:sz w:val="22"/>
        </w:rPr>
        <w:t xml:space="preserve"> </w:t>
      </w:r>
      <w:r>
        <w:rPr>
          <w:rFonts w:ascii="Verdana" w:hAnsi="Verdana" w:cs="Times New Roman" w:hint="eastAsia"/>
          <w:sz w:val="22"/>
        </w:rPr>
        <w:t>대해서는</w:t>
      </w:r>
      <w:r>
        <w:rPr>
          <w:rFonts w:ascii="Verdana" w:hAnsi="Verdana" w:cs="Times New Roman" w:hint="eastAsia"/>
          <w:sz w:val="22"/>
        </w:rPr>
        <w:t>,</w:t>
      </w:r>
      <w:r>
        <w:rPr>
          <w:rFonts w:ascii="Verdana" w:hAnsi="Verdana" w:cs="Times New Roman"/>
          <w:sz w:val="22"/>
        </w:rPr>
        <w:t xml:space="preserve"> </w:t>
      </w:r>
      <w:r>
        <w:rPr>
          <w:rFonts w:ascii="Verdana" w:hAnsi="Verdana" w:cs="Times New Roman" w:hint="eastAsia"/>
          <w:sz w:val="22"/>
        </w:rPr>
        <w:t>번역된</w:t>
      </w:r>
      <w:r>
        <w:rPr>
          <w:rFonts w:ascii="Verdana" w:hAnsi="Verdana" w:cs="Times New Roman" w:hint="eastAsia"/>
          <w:sz w:val="22"/>
        </w:rPr>
        <w:t xml:space="preserve"> </w:t>
      </w:r>
      <w:r>
        <w:rPr>
          <w:rFonts w:ascii="Verdana" w:hAnsi="Verdana" w:cs="Times New Roman" w:hint="eastAsia"/>
          <w:sz w:val="22"/>
        </w:rPr>
        <w:t>문장이</w:t>
      </w:r>
      <w:r>
        <w:rPr>
          <w:rFonts w:ascii="Verdana" w:hAnsi="Verdana" w:cs="Times New Roman" w:hint="eastAsia"/>
          <w:sz w:val="22"/>
        </w:rPr>
        <w:t xml:space="preserve"> </w:t>
      </w:r>
      <w:r>
        <w:rPr>
          <w:rFonts w:ascii="Verdana" w:hAnsi="Verdana" w:cs="Times New Roman" w:hint="eastAsia"/>
          <w:sz w:val="22"/>
        </w:rPr>
        <w:t>국문의</w:t>
      </w:r>
      <w:r>
        <w:rPr>
          <w:rFonts w:ascii="Verdana" w:hAnsi="Verdana" w:cs="Times New Roman" w:hint="eastAsia"/>
          <w:sz w:val="22"/>
        </w:rPr>
        <w:t xml:space="preserve"> </w:t>
      </w:r>
      <w:r>
        <w:rPr>
          <w:rFonts w:ascii="Verdana" w:hAnsi="Verdana" w:cs="Times New Roman" w:hint="eastAsia"/>
          <w:sz w:val="22"/>
        </w:rPr>
        <w:t>작성</w:t>
      </w:r>
      <w:r>
        <w:rPr>
          <w:rFonts w:ascii="Verdana" w:hAnsi="Verdana" w:cs="Times New Roman" w:hint="eastAsia"/>
          <w:sz w:val="22"/>
        </w:rPr>
        <w:t xml:space="preserve"> </w:t>
      </w:r>
      <w:r>
        <w:rPr>
          <w:rFonts w:ascii="Verdana" w:hAnsi="Verdana" w:cs="Times New Roman" w:hint="eastAsia"/>
          <w:sz w:val="22"/>
        </w:rPr>
        <w:t>의도에</w:t>
      </w:r>
      <w:r>
        <w:rPr>
          <w:rFonts w:ascii="Verdana" w:hAnsi="Verdana" w:cs="Times New Roman" w:hint="eastAsia"/>
          <w:sz w:val="22"/>
        </w:rPr>
        <w:t xml:space="preserve"> </w:t>
      </w:r>
      <w:r>
        <w:rPr>
          <w:rFonts w:ascii="Verdana" w:hAnsi="Verdana" w:cs="Times New Roman" w:hint="eastAsia"/>
          <w:sz w:val="22"/>
        </w:rPr>
        <w:t>부합하는</w:t>
      </w:r>
      <w:r>
        <w:rPr>
          <w:rFonts w:ascii="Verdana" w:hAnsi="Verdana" w:cs="Times New Roman" w:hint="eastAsia"/>
          <w:sz w:val="22"/>
        </w:rPr>
        <w:t xml:space="preserve"> </w:t>
      </w:r>
      <w:r>
        <w:rPr>
          <w:rFonts w:ascii="Verdana" w:hAnsi="Verdana" w:cs="Times New Roman" w:hint="eastAsia"/>
          <w:sz w:val="22"/>
        </w:rPr>
        <w:t>것인지</w:t>
      </w:r>
      <w:r>
        <w:rPr>
          <w:rFonts w:ascii="Verdana" w:hAnsi="Verdana" w:cs="Times New Roman" w:hint="eastAsia"/>
          <w:sz w:val="22"/>
        </w:rPr>
        <w:t xml:space="preserve"> </w:t>
      </w:r>
      <w:r>
        <w:rPr>
          <w:rFonts w:ascii="Verdana" w:hAnsi="Verdana" w:cs="Times New Roman" w:hint="eastAsia"/>
          <w:sz w:val="22"/>
        </w:rPr>
        <w:t>확인</w:t>
      </w:r>
      <w:r>
        <w:rPr>
          <w:rFonts w:ascii="Verdana" w:hAnsi="Verdana" w:cs="Times New Roman" w:hint="eastAsia"/>
          <w:sz w:val="22"/>
        </w:rPr>
        <w:t xml:space="preserve"> </w:t>
      </w:r>
      <w:r>
        <w:rPr>
          <w:rFonts w:ascii="Verdana" w:hAnsi="Verdana" w:cs="Times New Roman" w:hint="eastAsia"/>
          <w:sz w:val="22"/>
        </w:rPr>
        <w:t>바랍니다</w:t>
      </w:r>
      <w:r>
        <w:rPr>
          <w:rFonts w:ascii="Verdana" w:hAnsi="Verdana" w:cs="Times New Roman"/>
          <w:sz w:val="22"/>
        </w:rPr>
        <w:t xml:space="preserve">. </w:t>
      </w:r>
    </w:p>
    <w:p w14:paraId="32A3DC24" w14:textId="77777777" w:rsidR="00975AAA" w:rsidRPr="00950603" w:rsidRDefault="00975AAA">
      <w:pPr>
        <w:rPr>
          <w:rFonts w:ascii="맑은 고딕" w:eastAsia="맑은 고딕" w:hAnsi="맑은 고딕"/>
          <w:b/>
          <w:szCs w:val="20"/>
        </w:rPr>
      </w:pPr>
    </w:p>
    <w:p w14:paraId="53410DEB" w14:textId="77777777" w:rsidR="00E368BB" w:rsidRDefault="00F91F1E">
      <w:pPr>
        <w:rPr>
          <w:rFonts w:ascii="맑은 고딕" w:eastAsia="맑은 고딕" w:hAnsi="맑은 고딕"/>
          <w:szCs w:val="20"/>
        </w:rPr>
      </w:pPr>
      <w:r w:rsidRPr="00F91F1E">
        <w:rPr>
          <w:rFonts w:ascii="맑은 고딕" w:eastAsia="맑은 고딕" w:hAnsi="맑은 고딕" w:hint="eastAsia"/>
          <w:b/>
          <w:szCs w:val="20"/>
        </w:rPr>
        <w:t>In order to reduce complexity in the drawings and to provide better understanding of example embodiments of the inventive concepts</w:t>
      </w:r>
      <w:r>
        <w:rPr>
          <w:rFonts w:ascii="맑은 고딕" w:eastAsia="맑은 고딕" w:hAnsi="맑은 고딕" w:hint="eastAsia"/>
          <w:szCs w:val="20"/>
        </w:rPr>
        <w:t xml:space="preserve">, some elements of </w:t>
      </w:r>
      <w:r w:rsidRPr="00563129">
        <w:rPr>
          <w:rFonts w:ascii="맑은 고딕" w:eastAsia="맑은 고딕" w:hAnsi="맑은 고딕" w:hint="eastAsia"/>
          <w:color w:val="FF0000"/>
          <w:szCs w:val="20"/>
        </w:rPr>
        <w:t xml:space="preserve">three-dimensional semiconductor devices </w:t>
      </w:r>
      <w:r>
        <w:rPr>
          <w:rFonts w:ascii="맑은 고딕" w:eastAsia="맑은 고딕" w:hAnsi="맑은 고딕" w:hint="eastAsia"/>
          <w:szCs w:val="20"/>
        </w:rPr>
        <w:t xml:space="preserve">may be omitted.  Those of ordinary skill in the art with knowledge of example embodiments will understand which elements may be omitted from both the accompanying drawings and descriptions of fabricating methods.  </w:t>
      </w:r>
      <w:r w:rsidRPr="00C40477">
        <w:rPr>
          <w:rFonts w:ascii="맑은 고딕" w:eastAsia="맑은 고딕" w:hAnsi="맑은 고딕" w:hint="eastAsia"/>
          <w:b/>
          <w:szCs w:val="20"/>
        </w:rPr>
        <w:t>Additionally, for concise description, description of overlapping elements previously described may be omitted</w:t>
      </w:r>
      <w:r>
        <w:rPr>
          <w:rFonts w:ascii="맑은 고딕" w:eastAsia="맑은 고딕" w:hAnsi="맑은 고딕" w:hint="eastAsia"/>
          <w:szCs w:val="20"/>
        </w:rPr>
        <w:t xml:space="preserve">.  </w:t>
      </w:r>
      <w:r w:rsidRPr="00C40477">
        <w:rPr>
          <w:rFonts w:ascii="맑은 고딕" w:eastAsia="맑은 고딕" w:hAnsi="맑은 고딕" w:hint="eastAsia"/>
          <w:b/>
          <w:szCs w:val="20"/>
        </w:rPr>
        <w:t xml:space="preserve">Because </w:t>
      </w:r>
      <w:r w:rsidRPr="00563129">
        <w:rPr>
          <w:rFonts w:ascii="맑은 고딕" w:eastAsia="맑은 고딕" w:hAnsi="맑은 고딕" w:hint="eastAsia"/>
          <w:b/>
          <w:color w:val="FF0000"/>
          <w:szCs w:val="20"/>
        </w:rPr>
        <w:t xml:space="preserve">three-dimensional semiconductor devices </w:t>
      </w:r>
      <w:r w:rsidRPr="00C40477">
        <w:rPr>
          <w:rFonts w:ascii="맑은 고딕" w:eastAsia="맑은 고딕" w:hAnsi="맑은 고딕" w:hint="eastAsia"/>
          <w:b/>
          <w:szCs w:val="20"/>
        </w:rPr>
        <w:t xml:space="preserve">described herein may be fabricated through modifications of the above-mentioned fabricating methods and other different fabricating methods, all the described elements of disclosed fabricating method may not necessarily be explicitly included in description of </w:t>
      </w:r>
      <w:r w:rsidR="00563129" w:rsidRPr="00563129">
        <w:rPr>
          <w:rFonts w:ascii="맑은 고딕" w:eastAsia="맑은 고딕" w:hAnsi="맑은 고딕" w:hint="eastAsia"/>
          <w:b/>
          <w:color w:val="FF0000"/>
          <w:szCs w:val="20"/>
        </w:rPr>
        <w:t xml:space="preserve">three-dimensional </w:t>
      </w:r>
      <w:r w:rsidRPr="00563129">
        <w:rPr>
          <w:rFonts w:ascii="맑은 고딕" w:eastAsia="맑은 고딕" w:hAnsi="맑은 고딕" w:hint="eastAsia"/>
          <w:b/>
          <w:color w:val="FF0000"/>
          <w:szCs w:val="20"/>
        </w:rPr>
        <w:t>semiconductor devices</w:t>
      </w:r>
      <w:r w:rsidRPr="00C40477">
        <w:rPr>
          <w:rFonts w:ascii="맑은 고딕" w:eastAsia="맑은 고딕" w:hAnsi="맑은 고딕" w:hint="eastAsia"/>
          <w:b/>
          <w:szCs w:val="20"/>
        </w:rPr>
        <w:t>.</w:t>
      </w:r>
    </w:p>
    <w:p w14:paraId="01BFDD19" w14:textId="77777777" w:rsidR="00F91F1E" w:rsidRDefault="00F91F1E">
      <w:pPr>
        <w:rPr>
          <w:rFonts w:ascii="맑은 고딕" w:eastAsia="맑은 고딕" w:hAnsi="맑은 고딕"/>
          <w:szCs w:val="20"/>
        </w:rPr>
      </w:pPr>
    </w:p>
    <w:p w14:paraId="3891AAB3" w14:textId="77777777" w:rsidR="00F91F1E" w:rsidRDefault="00F91F1E">
      <w:pPr>
        <w:rPr>
          <w:rFonts w:ascii="맑은 고딕" w:eastAsia="맑은 고딕" w:hAnsi="맑은 고딕"/>
          <w:szCs w:val="20"/>
        </w:rPr>
      </w:pPr>
      <w:r>
        <w:rPr>
          <w:rFonts w:ascii="맑은 고딕" w:eastAsia="맑은 고딕" w:hAnsi="맑은 고딕" w:hint="eastAsia"/>
          <w:szCs w:val="20"/>
        </w:rPr>
        <w:t xml:space="preserve">For concise description, overlapping description of elements previously described with reference to FIGS. 12-21 may be omitted. </w:t>
      </w:r>
    </w:p>
    <w:p w14:paraId="474E6BB9" w14:textId="77777777" w:rsidR="00F91F1E" w:rsidRPr="001521DB" w:rsidRDefault="001521DB">
      <w:pPr>
        <w:rPr>
          <w:rFonts w:ascii="맑은 고딕" w:eastAsia="맑은 고딕" w:hAnsi="맑은 고딕"/>
          <w:color w:val="FF0000"/>
          <w:szCs w:val="20"/>
        </w:rPr>
      </w:pPr>
      <w:r w:rsidRPr="001521DB">
        <w:rPr>
          <w:rFonts w:ascii="맑은 고딕" w:eastAsia="맑은 고딕" w:hAnsi="맑은 고딕"/>
          <w:color w:val="FF0000"/>
          <w:szCs w:val="20"/>
        </w:rPr>
        <w:t>In order to avoid redundancy, a detailed explanation of this procedure is omitted with the understanding that the gas mass flow rate can be controlled in the same way as the liquid mass flow rate described above.</w:t>
      </w:r>
    </w:p>
    <w:p w14:paraId="268768C2" w14:textId="77777777" w:rsidR="00601EF2" w:rsidRPr="00601EF2" w:rsidRDefault="00601EF2" w:rsidP="00601EF2">
      <w:pPr>
        <w:spacing w:line="240" w:lineRule="auto"/>
        <w:rPr>
          <w:shd w:val="clear" w:color="auto" w:fill="D99594" w:themeFill="accent2" w:themeFillTint="99"/>
        </w:rPr>
      </w:pPr>
      <w:proofErr w:type="spellStart"/>
      <w:r w:rsidRPr="00601EF2">
        <w:rPr>
          <w:rFonts w:hint="eastAsia"/>
          <w:shd w:val="clear" w:color="auto" w:fill="D99594" w:themeFill="accent2" w:themeFillTint="99"/>
        </w:rPr>
        <w:t>폴리올</w:t>
      </w:r>
      <w:proofErr w:type="spellEnd"/>
      <w:r w:rsidRPr="00601EF2">
        <w:rPr>
          <w:shd w:val="clear" w:color="auto" w:fill="D99594" w:themeFill="accent2" w:themeFillTint="99"/>
        </w:rPr>
        <w:t xml:space="preserve"> 100 </w:t>
      </w:r>
      <w:proofErr w:type="spellStart"/>
      <w:r w:rsidRPr="00601EF2">
        <w:rPr>
          <w:shd w:val="clear" w:color="auto" w:fill="D99594" w:themeFill="accent2" w:themeFillTint="99"/>
        </w:rPr>
        <w:t>중량부</w:t>
      </w:r>
      <w:proofErr w:type="spellEnd"/>
      <w:r w:rsidRPr="00601EF2">
        <w:rPr>
          <w:shd w:val="clear" w:color="auto" w:fill="D99594" w:themeFill="accent2" w:themeFillTint="99"/>
        </w:rPr>
        <w:t xml:space="preserve"> 대비 0.1</w:t>
      </w:r>
      <w:r w:rsidRPr="00601EF2">
        <w:rPr>
          <w:rFonts w:ascii="바탕" w:eastAsia="바탕" w:hAnsi="바탕" w:cs="바탕" w:hint="eastAsia"/>
          <w:shd w:val="clear" w:color="auto" w:fill="D99594" w:themeFill="accent2" w:themeFillTint="99"/>
        </w:rPr>
        <w:t>∼</w:t>
      </w:r>
      <w:r w:rsidRPr="00601EF2">
        <w:rPr>
          <w:shd w:val="clear" w:color="auto" w:fill="D99594" w:themeFill="accent2" w:themeFillTint="99"/>
        </w:rPr>
        <w:t xml:space="preserve">5.0 중량부를 사용하였다. </w:t>
      </w:r>
    </w:p>
    <w:p w14:paraId="33CA9812" w14:textId="77777777" w:rsidR="009007F9" w:rsidRPr="00601EF2" w:rsidRDefault="00601EF2" w:rsidP="00601EF2">
      <w:pPr>
        <w:spacing w:line="240" w:lineRule="auto"/>
        <w:rPr>
          <w:shd w:val="clear" w:color="auto" w:fill="D99594" w:themeFill="accent2" w:themeFillTint="99"/>
        </w:rPr>
      </w:pPr>
      <w:r w:rsidRPr="00601EF2">
        <w:rPr>
          <w:shd w:val="clear" w:color="auto" w:fill="D99594" w:themeFill="accent2" w:themeFillTint="99"/>
        </w:rPr>
        <w:t>0.1 - 5.0 parts by weight were used for every 100 parts by weight of polyol.)</w:t>
      </w:r>
    </w:p>
    <w:p w14:paraId="7E38A9DA" w14:textId="77777777" w:rsidR="009007F9" w:rsidRDefault="009007F9" w:rsidP="009007F9">
      <w:pPr>
        <w:wordWrap/>
        <w:snapToGrid w:val="0"/>
        <w:spacing w:after="0" w:line="480" w:lineRule="auto"/>
        <w:rPr>
          <w:rFonts w:ascii="Times New Roman" w:eastAsia="맑은 고딕" w:hAnsi="Times New Roman" w:cs="Times New Roman"/>
          <w:sz w:val="26"/>
          <w:szCs w:val="26"/>
        </w:rPr>
      </w:pPr>
    </w:p>
    <w:p w14:paraId="5ED8FCB1" w14:textId="77777777" w:rsidR="009007F9" w:rsidRPr="009007F9" w:rsidRDefault="009007F9" w:rsidP="009007F9">
      <w:pPr>
        <w:wordWrap/>
        <w:snapToGrid w:val="0"/>
        <w:spacing w:after="0" w:line="480" w:lineRule="auto"/>
        <w:rPr>
          <w:rFonts w:ascii="Times New Roman" w:eastAsia="맑은 고딕" w:hAnsi="Times New Roman" w:cs="Times New Roman"/>
          <w:sz w:val="26"/>
          <w:szCs w:val="26"/>
        </w:rPr>
      </w:pPr>
      <w:r w:rsidRPr="009007F9">
        <w:rPr>
          <w:rFonts w:ascii="Times New Roman" w:eastAsia="맑은 고딕" w:hAnsi="Times New Roman" w:cs="Times New Roman"/>
          <w:sz w:val="26"/>
          <w:szCs w:val="26"/>
        </w:rPr>
        <w:t>For the sake of brevity, the elements and features of this example that are similar to those previously shown and described will not be described in much further detail.</w:t>
      </w:r>
    </w:p>
    <w:p w14:paraId="4562ECBD" w14:textId="77777777" w:rsidR="001521DB" w:rsidRDefault="001521DB">
      <w:pPr>
        <w:rPr>
          <w:rFonts w:ascii="맑은 고딕" w:eastAsia="맑은 고딕" w:hAnsi="맑은 고딕"/>
          <w:szCs w:val="20"/>
        </w:rPr>
      </w:pPr>
    </w:p>
    <w:p w14:paraId="7F20F1B6" w14:textId="77777777" w:rsidR="00F91F1E" w:rsidRDefault="00F91F1E">
      <w:pPr>
        <w:rPr>
          <w:rFonts w:ascii="맑은 고딕" w:eastAsia="맑은 고딕" w:hAnsi="맑은 고딕"/>
          <w:szCs w:val="20"/>
        </w:rPr>
      </w:pPr>
      <w:r>
        <w:rPr>
          <w:rFonts w:ascii="맑은 고딕" w:eastAsia="맑은 고딕" w:hAnsi="맑은 고딕" w:hint="eastAsia"/>
          <w:szCs w:val="20"/>
        </w:rPr>
        <w:t>Technical features described with reference to FIG. 1 previously may be omitted for a concise description.</w:t>
      </w:r>
    </w:p>
    <w:p w14:paraId="2DE5D844" w14:textId="77777777" w:rsidR="00F91F1E" w:rsidRDefault="00F91F1E">
      <w:pPr>
        <w:rPr>
          <w:rFonts w:ascii="맑은 고딕" w:eastAsia="맑은 고딕" w:hAnsi="맑은 고딕"/>
          <w:szCs w:val="20"/>
        </w:rPr>
      </w:pPr>
      <w:r>
        <w:rPr>
          <w:rFonts w:ascii="맑은 고딕" w:eastAsia="맑은 고딕" w:hAnsi="맑은 고딕" w:hint="eastAsia"/>
          <w:szCs w:val="20"/>
        </w:rPr>
        <w:t>For convenience in description, the aforesaid technical features may be omitted below.</w:t>
      </w:r>
    </w:p>
    <w:p w14:paraId="65A67A00" w14:textId="77777777" w:rsidR="00F91F1E" w:rsidRPr="00F91F1E" w:rsidRDefault="00F91F1E">
      <w:pPr>
        <w:rPr>
          <w:rFonts w:ascii="맑은 고딕" w:eastAsia="맑은 고딕" w:hAnsi="맑은 고딕"/>
          <w:szCs w:val="20"/>
        </w:rPr>
      </w:pPr>
    </w:p>
    <w:p w14:paraId="3EA32EE9" w14:textId="77777777" w:rsidR="00F91F1E" w:rsidRDefault="00F91F1E" w:rsidP="00F91F1E">
      <w:pPr>
        <w:rPr>
          <w:rFonts w:ascii="맑은 고딕" w:eastAsia="맑은 고딕" w:hAnsi="맑은 고딕"/>
          <w:szCs w:val="20"/>
        </w:rPr>
      </w:pPr>
      <w:r w:rsidRPr="00F91F1E">
        <w:rPr>
          <w:rFonts w:ascii="맑은 고딕" w:eastAsia="맑은 고딕" w:hAnsi="맑은 고딕" w:hint="eastAsia"/>
          <w:szCs w:val="20"/>
        </w:rPr>
        <w:t xml:space="preserve">In the description that follows, a discussion of features identical to those of FIGS. </w:t>
      </w:r>
      <w:r>
        <w:rPr>
          <w:rFonts w:ascii="맑은 고딕" w:eastAsia="맑은 고딕" w:hAnsi="맑은 고딕" w:hint="eastAsia"/>
          <w:szCs w:val="20"/>
        </w:rPr>
        <w:t>#</w:t>
      </w:r>
      <w:r w:rsidRPr="00F91F1E">
        <w:rPr>
          <w:rFonts w:ascii="맑은 고딕" w:eastAsia="맑은 고딕" w:hAnsi="맑은 고딕" w:hint="eastAsia"/>
          <w:szCs w:val="20"/>
        </w:rPr>
        <w:t xml:space="preserve"> through </w:t>
      </w:r>
      <w:r>
        <w:rPr>
          <w:rFonts w:ascii="맑은 고딕" w:eastAsia="맑은 고딕" w:hAnsi="맑은 고딕" w:hint="eastAsia"/>
          <w:szCs w:val="20"/>
        </w:rPr>
        <w:t xml:space="preserve">## </w:t>
      </w:r>
      <w:r w:rsidRPr="00F91F1E">
        <w:rPr>
          <w:rFonts w:ascii="맑은 고딕" w:eastAsia="맑은 고딕" w:hAnsi="맑은 고딕" w:hint="eastAsia"/>
          <w:szCs w:val="20"/>
        </w:rPr>
        <w:t>will be minimized in order to avoid redundancy.</w:t>
      </w:r>
    </w:p>
    <w:p w14:paraId="154B837A" w14:textId="77777777" w:rsidR="00095896" w:rsidRDefault="00095896" w:rsidP="00F91F1E">
      <w:pPr>
        <w:rPr>
          <w:rFonts w:ascii="맑은 고딕" w:eastAsia="맑은 고딕" w:hAnsi="맑은 고딕"/>
          <w:szCs w:val="20"/>
        </w:rPr>
      </w:pPr>
    </w:p>
    <w:p w14:paraId="0CFFA934" w14:textId="77777777" w:rsidR="00095896" w:rsidRDefault="00095896" w:rsidP="00F91F1E">
      <w:pPr>
        <w:rPr>
          <w:rFonts w:ascii="맑은 고딕" w:eastAsia="맑은 고딕" w:hAnsi="맑은 고딕"/>
          <w:color w:val="FF0000"/>
          <w:sz w:val="24"/>
        </w:rPr>
      </w:pPr>
      <w:r>
        <w:rPr>
          <w:rFonts w:ascii="맑은 고딕" w:eastAsia="맑은 고딕" w:hAnsi="맑은 고딕" w:hint="eastAsia"/>
          <w:color w:val="FF0000"/>
          <w:sz w:val="24"/>
        </w:rPr>
        <w:t>T</w:t>
      </w:r>
      <w:r>
        <w:rPr>
          <w:rFonts w:ascii="맑은 고딕" w:eastAsia="맑은 고딕" w:hAnsi="맑은 고딕"/>
          <w:color w:val="FF0000"/>
          <w:sz w:val="24"/>
        </w:rPr>
        <w:t>h</w:t>
      </w:r>
      <w:r>
        <w:rPr>
          <w:rFonts w:ascii="맑은 고딕" w:eastAsia="맑은 고딕" w:hAnsi="맑은 고딕" w:hint="eastAsia"/>
          <w:color w:val="FF0000"/>
          <w:sz w:val="24"/>
        </w:rPr>
        <w:t xml:space="preserve">is will be described in further detail with reference to </w:t>
      </w:r>
      <w:r w:rsidRPr="00EE2AA7">
        <w:rPr>
          <w:rFonts w:ascii="맑은 고딕" w:eastAsia="맑은 고딕" w:hAnsi="맑은 고딕"/>
          <w:color w:val="FF0000"/>
          <w:sz w:val="24"/>
        </w:rPr>
        <w:t>FIGS. 3</w:t>
      </w:r>
      <w:r>
        <w:rPr>
          <w:rFonts w:ascii="맑은 고딕" w:eastAsia="맑은 고딕" w:hAnsi="맑은 고딕" w:hint="eastAsia"/>
          <w:color w:val="FF0000"/>
          <w:sz w:val="24"/>
        </w:rPr>
        <w:t>A</w:t>
      </w:r>
      <w:r w:rsidRPr="00EE2AA7">
        <w:rPr>
          <w:rFonts w:ascii="맑은 고딕" w:eastAsia="맑은 고딕" w:hAnsi="맑은 고딕"/>
          <w:color w:val="FF0000"/>
          <w:sz w:val="24"/>
        </w:rPr>
        <w:t xml:space="preserve"> through 3</w:t>
      </w:r>
      <w:r>
        <w:rPr>
          <w:rFonts w:ascii="맑은 고딕" w:eastAsia="맑은 고딕" w:hAnsi="맑은 고딕" w:hint="eastAsia"/>
          <w:color w:val="FF0000"/>
          <w:sz w:val="24"/>
        </w:rPr>
        <w:t>A</w:t>
      </w:r>
      <w:r w:rsidRPr="00EE2AA7">
        <w:rPr>
          <w:rFonts w:ascii="맑은 고딕" w:eastAsia="맑은 고딕" w:hAnsi="맑은 고딕"/>
          <w:color w:val="FF0000"/>
          <w:sz w:val="24"/>
        </w:rPr>
        <w:t>.</w:t>
      </w:r>
    </w:p>
    <w:p w14:paraId="470AE71D" w14:textId="77777777" w:rsidR="00007D6C" w:rsidRDefault="00007D6C" w:rsidP="00F91F1E">
      <w:pPr>
        <w:rPr>
          <w:rFonts w:ascii="맑은 고딕" w:eastAsia="맑은 고딕" w:hAnsi="맑은 고딕"/>
          <w:color w:val="FF0000"/>
          <w:sz w:val="24"/>
        </w:rPr>
      </w:pPr>
    </w:p>
    <w:p w14:paraId="0851185C" w14:textId="77777777" w:rsidR="00007D6C" w:rsidRDefault="00007D6C" w:rsidP="00F91F1E">
      <w:pPr>
        <w:rPr>
          <w:rFonts w:ascii="Times New Roman" w:hAnsi="Times New Roman"/>
          <w:sz w:val="24"/>
          <w:szCs w:val="24"/>
        </w:rPr>
      </w:pPr>
      <w:r w:rsidRPr="00EB32E2">
        <w:rPr>
          <w:rFonts w:ascii="Times New Roman" w:hAnsi="Times New Roman"/>
          <w:sz w:val="24"/>
          <w:szCs w:val="24"/>
        </w:rPr>
        <w:t>As used herein, conformality is a layer property describing how well the topography of the underlying surface is replicated. For example, a conformal layer has substantially the same shape as the surface it covers and/or has substantially the same thickness throughout.</w:t>
      </w:r>
    </w:p>
    <w:p w14:paraId="2A202637" w14:textId="77777777" w:rsidR="0038251F" w:rsidRPr="00A07E1F" w:rsidRDefault="00A07E1F" w:rsidP="00F91F1E">
      <w:pPr>
        <w:rPr>
          <w:rFonts w:asciiTheme="minorEastAsia" w:hAnsiTheme="minorEastAsia"/>
          <w:color w:val="FF0000"/>
          <w:sz w:val="24"/>
          <w:szCs w:val="24"/>
        </w:rPr>
      </w:pPr>
      <w:r w:rsidRPr="00A07E1F">
        <w:rPr>
          <w:rFonts w:asciiTheme="minorEastAsia" w:hAnsiTheme="minorEastAsia" w:cs="Arial"/>
          <w:color w:val="FF0000"/>
          <w:szCs w:val="20"/>
          <w:shd w:val="clear" w:color="auto" w:fill="FFFFFF"/>
        </w:rPr>
        <w:t>In the following description, substantially the same elements as any of the aforementioned elements will be referenced with the same numerals and the detailed descriptions thereof will be omitted</w:t>
      </w:r>
      <w:r w:rsidRPr="00A07E1F">
        <w:rPr>
          <w:rFonts w:asciiTheme="minorEastAsia" w:hAnsiTheme="minorEastAsia" w:cs="Arial" w:hint="eastAsia"/>
          <w:color w:val="FF0000"/>
          <w:szCs w:val="20"/>
          <w:shd w:val="clear" w:color="auto" w:fill="FFFFFF"/>
        </w:rPr>
        <w:t>.</w:t>
      </w:r>
    </w:p>
    <w:p w14:paraId="2E66C693" w14:textId="77777777" w:rsidR="0038251F" w:rsidRDefault="00B861E9" w:rsidP="00F91F1E">
      <w:pPr>
        <w:rPr>
          <w:rFonts w:ascii="Times New Roman" w:eastAsia="맑은 고딕" w:hAnsi="Times New Roman" w:cs="Times New Roman"/>
          <w:sz w:val="24"/>
          <w:szCs w:val="24"/>
        </w:rPr>
      </w:pPr>
      <w:r w:rsidRPr="00480A8D">
        <w:rPr>
          <w:rFonts w:ascii="Times New Roman" w:eastAsia="맑은 고딕" w:hAnsi="Times New Roman" w:cs="Times New Roman" w:hint="eastAsia"/>
          <w:sz w:val="24"/>
          <w:szCs w:val="24"/>
          <w:highlight w:val="yellow"/>
        </w:rPr>
        <w:t xml:space="preserve">For concise description, a previously described element may be identified by a </w:t>
      </w:r>
      <w:r w:rsidRPr="00480A8D">
        <w:rPr>
          <w:rFonts w:ascii="Times New Roman" w:eastAsia="맑은 고딕" w:hAnsi="Times New Roman" w:cs="Times New Roman"/>
          <w:kern w:val="0"/>
          <w:sz w:val="24"/>
          <w:szCs w:val="24"/>
          <w:highlight w:val="yellow"/>
        </w:rPr>
        <w:t>similar or identical reference number</w:t>
      </w:r>
      <w:r w:rsidRPr="00480A8D">
        <w:rPr>
          <w:rFonts w:ascii="Times New Roman" w:eastAsia="맑은 고딕" w:hAnsi="Times New Roman" w:cs="Times New Roman" w:hint="eastAsia"/>
          <w:sz w:val="24"/>
          <w:szCs w:val="24"/>
          <w:highlight w:val="yellow"/>
        </w:rPr>
        <w:t xml:space="preserve"> without repeating an overlapping description thereof.</w:t>
      </w:r>
    </w:p>
    <w:p w14:paraId="37DCD0E4" w14:textId="77777777" w:rsidR="00E84931" w:rsidRDefault="00E84931" w:rsidP="00E84931">
      <w:pPr>
        <w:rPr>
          <w:rFonts w:ascii="Times New Roman" w:eastAsia="맑은 고딕" w:hAnsi="Times New Roman" w:cs="Times New Roman"/>
          <w:sz w:val="24"/>
          <w:szCs w:val="24"/>
        </w:rPr>
      </w:pPr>
      <w:r w:rsidRPr="00480A8D">
        <w:rPr>
          <w:rFonts w:ascii="Times New Roman" w:eastAsia="맑은 고딕" w:hAnsi="Times New Roman" w:cs="Times New Roman" w:hint="eastAsia"/>
          <w:sz w:val="24"/>
          <w:szCs w:val="24"/>
          <w:highlight w:val="yellow"/>
        </w:rPr>
        <w:t xml:space="preserve">For concise description, </w:t>
      </w:r>
      <w:r>
        <w:rPr>
          <w:rFonts w:ascii="Times New Roman" w:eastAsia="맑은 고딕" w:hAnsi="Times New Roman" w:cs="Times New Roman" w:hint="eastAsia"/>
          <w:sz w:val="24"/>
          <w:szCs w:val="24"/>
          <w:highlight w:val="yellow"/>
        </w:rPr>
        <w:t xml:space="preserve">an </w:t>
      </w:r>
      <w:r w:rsidRPr="00480A8D">
        <w:rPr>
          <w:rFonts w:ascii="Times New Roman" w:eastAsia="맑은 고딕" w:hAnsi="Times New Roman" w:cs="Times New Roman" w:hint="eastAsia"/>
          <w:sz w:val="24"/>
          <w:szCs w:val="24"/>
          <w:highlight w:val="yellow"/>
        </w:rPr>
        <w:t xml:space="preserve">element previously </w:t>
      </w:r>
      <w:r>
        <w:rPr>
          <w:rFonts w:ascii="Times New Roman" w:eastAsia="맑은 고딕" w:hAnsi="Times New Roman" w:cs="Times New Roman"/>
          <w:sz w:val="24"/>
          <w:szCs w:val="24"/>
          <w:highlight w:val="yellow"/>
        </w:rPr>
        <w:t>described with reference to</w:t>
      </w:r>
      <w:r>
        <w:rPr>
          <w:rFonts w:ascii="Times New Roman" w:eastAsia="맑은 고딕" w:hAnsi="Times New Roman" w:cs="Times New Roman" w:hint="eastAsia"/>
          <w:sz w:val="24"/>
          <w:szCs w:val="24"/>
          <w:highlight w:val="yellow"/>
        </w:rPr>
        <w:t xml:space="preserve"> FIGS. 1 through 9 </w:t>
      </w:r>
      <w:r w:rsidRPr="00480A8D">
        <w:rPr>
          <w:rFonts w:ascii="Times New Roman" w:eastAsia="맑은 고딕" w:hAnsi="Times New Roman" w:cs="Times New Roman" w:hint="eastAsia"/>
          <w:sz w:val="24"/>
          <w:szCs w:val="24"/>
          <w:highlight w:val="yellow"/>
        </w:rPr>
        <w:t xml:space="preserve">may be identified by a </w:t>
      </w:r>
      <w:r w:rsidRPr="00480A8D">
        <w:rPr>
          <w:rFonts w:ascii="Times New Roman" w:eastAsia="맑은 고딕" w:hAnsi="Times New Roman" w:cs="Times New Roman"/>
          <w:kern w:val="0"/>
          <w:sz w:val="24"/>
          <w:szCs w:val="24"/>
          <w:highlight w:val="yellow"/>
        </w:rPr>
        <w:t>similar or identical reference number</w:t>
      </w:r>
      <w:r w:rsidRPr="00480A8D">
        <w:rPr>
          <w:rFonts w:ascii="Times New Roman" w:eastAsia="맑은 고딕" w:hAnsi="Times New Roman" w:cs="Times New Roman" w:hint="eastAsia"/>
          <w:sz w:val="24"/>
          <w:szCs w:val="24"/>
          <w:highlight w:val="yellow"/>
        </w:rPr>
        <w:t xml:space="preserve"> without repeating an overlapping description thereof.</w:t>
      </w:r>
    </w:p>
    <w:p w14:paraId="2D468C5A" w14:textId="77777777" w:rsidR="007A5365" w:rsidRDefault="007A5365" w:rsidP="007A5365">
      <w:pPr>
        <w:rPr>
          <w:rFonts w:ascii="Times New Roman" w:eastAsia="맑은 고딕" w:hAnsi="Times New Roman" w:cs="Times New Roman"/>
          <w:sz w:val="24"/>
          <w:szCs w:val="24"/>
        </w:rPr>
      </w:pPr>
      <w:r w:rsidRPr="00480A8D">
        <w:rPr>
          <w:rFonts w:ascii="Times New Roman" w:eastAsia="맑은 고딕" w:hAnsi="Times New Roman" w:cs="Times New Roman" w:hint="eastAsia"/>
          <w:sz w:val="24"/>
          <w:szCs w:val="24"/>
          <w:highlight w:val="yellow"/>
        </w:rPr>
        <w:t xml:space="preserve">For concise description, </w:t>
      </w:r>
      <w:r>
        <w:rPr>
          <w:rFonts w:ascii="Times New Roman" w:eastAsia="맑은 고딕" w:hAnsi="Times New Roman" w:cs="Times New Roman" w:hint="eastAsia"/>
          <w:sz w:val="24"/>
          <w:szCs w:val="24"/>
          <w:highlight w:val="yellow"/>
        </w:rPr>
        <w:t xml:space="preserve">an </w:t>
      </w:r>
      <w:r w:rsidRPr="00480A8D">
        <w:rPr>
          <w:rFonts w:ascii="Times New Roman" w:eastAsia="맑은 고딕" w:hAnsi="Times New Roman" w:cs="Times New Roman" w:hint="eastAsia"/>
          <w:sz w:val="24"/>
          <w:szCs w:val="24"/>
          <w:highlight w:val="yellow"/>
        </w:rPr>
        <w:t xml:space="preserve">element previously </w:t>
      </w:r>
      <w:r>
        <w:rPr>
          <w:rFonts w:ascii="Times New Roman" w:eastAsia="맑은 고딕" w:hAnsi="Times New Roman" w:cs="Times New Roman"/>
          <w:sz w:val="24"/>
          <w:szCs w:val="24"/>
          <w:highlight w:val="yellow"/>
        </w:rPr>
        <w:t>described with reference to</w:t>
      </w:r>
      <w:r>
        <w:rPr>
          <w:rFonts w:ascii="Times New Roman" w:eastAsia="맑은 고딕" w:hAnsi="Times New Roman" w:cs="Times New Roman" w:hint="eastAsia"/>
          <w:sz w:val="24"/>
          <w:szCs w:val="24"/>
          <w:highlight w:val="yellow"/>
        </w:rPr>
        <w:t xml:space="preserve"> FIGS. 1 </w:t>
      </w:r>
      <w:r>
        <w:rPr>
          <w:rFonts w:ascii="Times New Roman" w:eastAsia="맑은 고딕" w:hAnsi="Times New Roman" w:cs="Times New Roman"/>
          <w:sz w:val="24"/>
          <w:szCs w:val="24"/>
          <w:highlight w:val="yellow"/>
        </w:rPr>
        <w:t>to</w:t>
      </w:r>
      <w:r>
        <w:rPr>
          <w:rFonts w:ascii="Times New Roman" w:eastAsia="맑은 고딕" w:hAnsi="Times New Roman" w:cs="Times New Roman" w:hint="eastAsia"/>
          <w:sz w:val="24"/>
          <w:szCs w:val="24"/>
          <w:highlight w:val="yellow"/>
        </w:rPr>
        <w:t xml:space="preserve"> 9 </w:t>
      </w:r>
      <w:r w:rsidRPr="00480A8D">
        <w:rPr>
          <w:rFonts w:ascii="Times New Roman" w:eastAsia="맑은 고딕" w:hAnsi="Times New Roman" w:cs="Times New Roman" w:hint="eastAsia"/>
          <w:sz w:val="24"/>
          <w:szCs w:val="24"/>
          <w:highlight w:val="yellow"/>
        </w:rPr>
        <w:t xml:space="preserve">may be identified by </w:t>
      </w:r>
      <w:r>
        <w:rPr>
          <w:rFonts w:ascii="Times New Roman" w:eastAsia="맑은 고딕" w:hAnsi="Times New Roman" w:cs="Times New Roman"/>
          <w:sz w:val="24"/>
          <w:szCs w:val="24"/>
          <w:highlight w:val="yellow"/>
        </w:rPr>
        <w:t>the same</w:t>
      </w:r>
      <w:r w:rsidRPr="00480A8D">
        <w:rPr>
          <w:rFonts w:ascii="Times New Roman" w:eastAsia="맑은 고딕" w:hAnsi="Times New Roman" w:cs="Times New Roman"/>
          <w:kern w:val="0"/>
          <w:sz w:val="24"/>
          <w:szCs w:val="24"/>
          <w:highlight w:val="yellow"/>
        </w:rPr>
        <w:t xml:space="preserve"> reference number</w:t>
      </w:r>
      <w:r w:rsidRPr="00480A8D">
        <w:rPr>
          <w:rFonts w:ascii="Times New Roman" w:eastAsia="맑은 고딕" w:hAnsi="Times New Roman" w:cs="Times New Roman" w:hint="eastAsia"/>
          <w:sz w:val="24"/>
          <w:szCs w:val="24"/>
          <w:highlight w:val="yellow"/>
        </w:rPr>
        <w:t xml:space="preserve"> without repeating an overlapping description thereof.</w:t>
      </w:r>
    </w:p>
    <w:p w14:paraId="06832427" w14:textId="77777777" w:rsidR="00E84931" w:rsidRPr="00E84931" w:rsidRDefault="00E84931" w:rsidP="00F91F1E">
      <w:pPr>
        <w:rPr>
          <w:rFonts w:ascii="Times New Roman" w:eastAsia="맑은 고딕" w:hAnsi="Times New Roman" w:cs="Times New Roman"/>
          <w:sz w:val="24"/>
          <w:szCs w:val="24"/>
        </w:rPr>
      </w:pPr>
    </w:p>
    <w:p w14:paraId="700E9C45" w14:textId="77777777" w:rsidR="009107F4" w:rsidRPr="009107F4" w:rsidRDefault="009107F4" w:rsidP="009107F4">
      <w:pPr>
        <w:rPr>
          <w:rFonts w:ascii="Times New Roman" w:eastAsia="맑은 고딕" w:hAnsi="Times New Roman" w:cs="Times New Roman"/>
          <w:sz w:val="24"/>
          <w:szCs w:val="24"/>
          <w:highlight w:val="yellow"/>
        </w:rPr>
      </w:pPr>
      <w:r w:rsidRPr="009107F4">
        <w:rPr>
          <w:rFonts w:ascii="Times New Roman" w:eastAsia="맑은 고딕" w:hAnsi="Times New Roman" w:cs="Times New Roman"/>
          <w:sz w:val="24"/>
          <w:szCs w:val="24"/>
          <w:highlight w:val="yellow"/>
        </w:rPr>
        <w:t>I</w:t>
      </w:r>
      <w:r w:rsidRPr="009107F4">
        <w:rPr>
          <w:rFonts w:ascii="Times New Roman" w:eastAsia="맑은 고딕" w:hAnsi="Times New Roman" w:cs="Times New Roman" w:hint="eastAsia"/>
          <w:sz w:val="24"/>
          <w:szCs w:val="24"/>
          <w:highlight w:val="yellow"/>
        </w:rPr>
        <w:t xml:space="preserve">n the following description of FIGS. 5 through 7, </w:t>
      </w:r>
      <w:r w:rsidRPr="00480A8D">
        <w:rPr>
          <w:rFonts w:ascii="Times New Roman" w:eastAsia="맑은 고딕" w:hAnsi="Times New Roman" w:cs="Times New Roman" w:hint="eastAsia"/>
          <w:sz w:val="24"/>
          <w:szCs w:val="24"/>
          <w:highlight w:val="yellow"/>
        </w:rPr>
        <w:t xml:space="preserve">a previously described element may be identified by a </w:t>
      </w:r>
      <w:r w:rsidRPr="009107F4">
        <w:rPr>
          <w:rFonts w:ascii="Times New Roman" w:eastAsia="맑은 고딕" w:hAnsi="Times New Roman" w:cs="Times New Roman"/>
          <w:sz w:val="24"/>
          <w:szCs w:val="24"/>
          <w:highlight w:val="yellow"/>
        </w:rPr>
        <w:t>similar or identical reference number</w:t>
      </w:r>
      <w:r w:rsidRPr="00480A8D">
        <w:rPr>
          <w:rFonts w:ascii="Times New Roman" w:eastAsia="맑은 고딕" w:hAnsi="Times New Roman" w:cs="Times New Roman" w:hint="eastAsia"/>
          <w:sz w:val="24"/>
          <w:szCs w:val="24"/>
          <w:highlight w:val="yellow"/>
        </w:rPr>
        <w:t xml:space="preserve"> without repeating an overlapping description thereof</w:t>
      </w:r>
      <w:r w:rsidRPr="009107F4">
        <w:rPr>
          <w:rFonts w:ascii="Times New Roman" w:eastAsia="맑은 고딕" w:hAnsi="Times New Roman" w:cs="Times New Roman" w:hint="eastAsia"/>
          <w:sz w:val="24"/>
          <w:szCs w:val="24"/>
          <w:highlight w:val="yellow"/>
        </w:rPr>
        <w:t>, f</w:t>
      </w:r>
      <w:r w:rsidRPr="00480A8D">
        <w:rPr>
          <w:rFonts w:ascii="Times New Roman" w:eastAsia="맑은 고딕" w:hAnsi="Times New Roman" w:cs="Times New Roman" w:hint="eastAsia"/>
          <w:sz w:val="24"/>
          <w:szCs w:val="24"/>
          <w:highlight w:val="yellow"/>
        </w:rPr>
        <w:t xml:space="preserve">or </w:t>
      </w:r>
      <w:r w:rsidRPr="009107F4">
        <w:rPr>
          <w:rFonts w:ascii="Times New Roman" w:eastAsia="맑은 고딕" w:hAnsi="Times New Roman" w:cs="Times New Roman"/>
          <w:sz w:val="24"/>
          <w:szCs w:val="24"/>
          <w:highlight w:val="yellow"/>
        </w:rPr>
        <w:t>the sake of brevity</w:t>
      </w:r>
      <w:r w:rsidRPr="009107F4">
        <w:rPr>
          <w:rFonts w:ascii="Times New Roman" w:eastAsia="맑은 고딕" w:hAnsi="Times New Roman" w:cs="Times New Roman" w:hint="eastAsia"/>
          <w:sz w:val="24"/>
          <w:szCs w:val="24"/>
          <w:highlight w:val="yellow"/>
        </w:rPr>
        <w:t xml:space="preserve">.  </w:t>
      </w:r>
    </w:p>
    <w:p w14:paraId="2C86F502" w14:textId="5664C45E" w:rsidR="00BC4828" w:rsidRPr="009107F4" w:rsidRDefault="00BC4828" w:rsidP="00BC4828">
      <w:pPr>
        <w:rPr>
          <w:rFonts w:ascii="Times New Roman" w:eastAsia="맑은 고딕" w:hAnsi="Times New Roman" w:cs="Times New Roman"/>
          <w:sz w:val="24"/>
          <w:szCs w:val="24"/>
          <w:highlight w:val="yellow"/>
        </w:rPr>
      </w:pPr>
      <w:bookmarkStart w:id="3" w:name="_Hlk58317154"/>
      <w:r w:rsidRPr="009107F4">
        <w:rPr>
          <w:rFonts w:ascii="Times New Roman" w:eastAsia="맑은 고딕" w:hAnsi="Times New Roman" w:cs="Times New Roman"/>
          <w:sz w:val="24"/>
          <w:szCs w:val="24"/>
          <w:highlight w:val="yellow"/>
        </w:rPr>
        <w:t>I</w:t>
      </w:r>
      <w:r w:rsidRPr="009107F4">
        <w:rPr>
          <w:rFonts w:ascii="Times New Roman" w:eastAsia="맑은 고딕" w:hAnsi="Times New Roman" w:cs="Times New Roman" w:hint="eastAsia"/>
          <w:sz w:val="24"/>
          <w:szCs w:val="24"/>
          <w:highlight w:val="yellow"/>
        </w:rPr>
        <w:t xml:space="preserve">n the following description of FIGS. 5 through 7, </w:t>
      </w:r>
      <w:r>
        <w:rPr>
          <w:rFonts w:ascii="Times New Roman" w:eastAsia="맑은 고딕" w:hAnsi="Times New Roman" w:cs="Times New Roman" w:hint="eastAsia"/>
          <w:sz w:val="24"/>
          <w:szCs w:val="24"/>
          <w:highlight w:val="yellow"/>
        </w:rPr>
        <w:t xml:space="preserve">an </w:t>
      </w:r>
      <w:r w:rsidRPr="00480A8D">
        <w:rPr>
          <w:rFonts w:ascii="Times New Roman" w:eastAsia="맑은 고딕" w:hAnsi="Times New Roman" w:cs="Times New Roman" w:hint="eastAsia"/>
          <w:sz w:val="24"/>
          <w:szCs w:val="24"/>
          <w:highlight w:val="yellow"/>
        </w:rPr>
        <w:t xml:space="preserve">element previously </w:t>
      </w:r>
      <w:r>
        <w:rPr>
          <w:rFonts w:ascii="Times New Roman" w:eastAsia="맑은 고딕" w:hAnsi="Times New Roman" w:cs="Times New Roman"/>
          <w:sz w:val="24"/>
          <w:szCs w:val="24"/>
          <w:highlight w:val="yellow"/>
        </w:rPr>
        <w:t>described with reference to</w:t>
      </w:r>
      <w:r>
        <w:rPr>
          <w:rFonts w:ascii="Times New Roman" w:eastAsia="맑은 고딕" w:hAnsi="Times New Roman" w:cs="Times New Roman" w:hint="eastAsia"/>
          <w:sz w:val="24"/>
          <w:szCs w:val="24"/>
          <w:highlight w:val="yellow"/>
        </w:rPr>
        <w:t xml:space="preserve"> FIGS. 1 </w:t>
      </w:r>
      <w:r>
        <w:rPr>
          <w:rFonts w:ascii="Times New Roman" w:eastAsia="맑은 고딕" w:hAnsi="Times New Roman" w:cs="Times New Roman"/>
          <w:sz w:val="24"/>
          <w:szCs w:val="24"/>
          <w:highlight w:val="yellow"/>
        </w:rPr>
        <w:t>to</w:t>
      </w:r>
      <w:r>
        <w:rPr>
          <w:rFonts w:ascii="Times New Roman" w:eastAsia="맑은 고딕" w:hAnsi="Times New Roman" w:cs="Times New Roman" w:hint="eastAsia"/>
          <w:sz w:val="24"/>
          <w:szCs w:val="24"/>
          <w:highlight w:val="yellow"/>
        </w:rPr>
        <w:t xml:space="preserve"> 9 </w:t>
      </w:r>
      <w:r w:rsidRPr="00480A8D">
        <w:rPr>
          <w:rFonts w:ascii="Times New Roman" w:eastAsia="맑은 고딕" w:hAnsi="Times New Roman" w:cs="Times New Roman" w:hint="eastAsia"/>
          <w:sz w:val="24"/>
          <w:szCs w:val="24"/>
          <w:highlight w:val="yellow"/>
        </w:rPr>
        <w:t xml:space="preserve">may be identified by a </w:t>
      </w:r>
      <w:r w:rsidRPr="009107F4">
        <w:rPr>
          <w:rFonts w:ascii="Times New Roman" w:eastAsia="맑은 고딕" w:hAnsi="Times New Roman" w:cs="Times New Roman"/>
          <w:sz w:val="24"/>
          <w:szCs w:val="24"/>
          <w:highlight w:val="yellow"/>
        </w:rPr>
        <w:t>similar or identical reference number</w:t>
      </w:r>
      <w:r w:rsidRPr="00480A8D">
        <w:rPr>
          <w:rFonts w:ascii="Times New Roman" w:eastAsia="맑은 고딕" w:hAnsi="Times New Roman" w:cs="Times New Roman" w:hint="eastAsia"/>
          <w:sz w:val="24"/>
          <w:szCs w:val="24"/>
          <w:highlight w:val="yellow"/>
        </w:rPr>
        <w:t xml:space="preserve"> without repeating an overlapping description thereof</w:t>
      </w:r>
      <w:r w:rsidRPr="009107F4">
        <w:rPr>
          <w:rFonts w:ascii="Times New Roman" w:eastAsia="맑은 고딕" w:hAnsi="Times New Roman" w:cs="Times New Roman" w:hint="eastAsia"/>
          <w:sz w:val="24"/>
          <w:szCs w:val="24"/>
          <w:highlight w:val="yellow"/>
        </w:rPr>
        <w:t>, f</w:t>
      </w:r>
      <w:r w:rsidRPr="00480A8D">
        <w:rPr>
          <w:rFonts w:ascii="Times New Roman" w:eastAsia="맑은 고딕" w:hAnsi="Times New Roman" w:cs="Times New Roman" w:hint="eastAsia"/>
          <w:sz w:val="24"/>
          <w:szCs w:val="24"/>
          <w:highlight w:val="yellow"/>
        </w:rPr>
        <w:t xml:space="preserve">or </w:t>
      </w:r>
      <w:r w:rsidRPr="009107F4">
        <w:rPr>
          <w:rFonts w:ascii="Times New Roman" w:eastAsia="맑은 고딕" w:hAnsi="Times New Roman" w:cs="Times New Roman"/>
          <w:sz w:val="24"/>
          <w:szCs w:val="24"/>
          <w:highlight w:val="yellow"/>
        </w:rPr>
        <w:t>the sake of brevity</w:t>
      </w:r>
      <w:r w:rsidRPr="009107F4">
        <w:rPr>
          <w:rFonts w:ascii="Times New Roman" w:eastAsia="맑은 고딕" w:hAnsi="Times New Roman" w:cs="Times New Roman" w:hint="eastAsia"/>
          <w:sz w:val="24"/>
          <w:szCs w:val="24"/>
          <w:highlight w:val="yellow"/>
        </w:rPr>
        <w:t>.</w:t>
      </w:r>
      <w:bookmarkEnd w:id="3"/>
      <w:r w:rsidRPr="009107F4">
        <w:rPr>
          <w:rFonts w:ascii="Times New Roman" w:eastAsia="맑은 고딕" w:hAnsi="Times New Roman" w:cs="Times New Roman" w:hint="eastAsia"/>
          <w:sz w:val="24"/>
          <w:szCs w:val="24"/>
          <w:highlight w:val="yellow"/>
        </w:rPr>
        <w:t xml:space="preserve">  </w:t>
      </w:r>
    </w:p>
    <w:p w14:paraId="7B8DF46E" w14:textId="77777777" w:rsidR="009107F4" w:rsidRPr="00480A8D" w:rsidRDefault="009107F4" w:rsidP="00F91F1E">
      <w:pPr>
        <w:rPr>
          <w:rFonts w:ascii="Times New Roman" w:hAnsi="Times New Roman"/>
          <w:sz w:val="24"/>
          <w:szCs w:val="24"/>
        </w:rPr>
      </w:pPr>
    </w:p>
    <w:p w14:paraId="0FE7196C" w14:textId="77777777" w:rsidR="00D0007A" w:rsidRPr="00D0007A" w:rsidRDefault="00D0007A" w:rsidP="00F91F1E">
      <w:pPr>
        <w:rPr>
          <w:rFonts w:ascii="Times New Roman" w:eastAsia="맑은 고딕" w:hAnsi="Times New Roman" w:cs="Times New Roman"/>
          <w:b/>
        </w:rPr>
      </w:pPr>
      <w:r w:rsidRPr="00D0007A">
        <w:rPr>
          <w:rFonts w:ascii="Times New Roman" w:eastAsia="맑은 고딕" w:hAnsi="Times New Roman" w:cs="Times New Roman" w:hint="eastAsia"/>
          <w:b/>
        </w:rPr>
        <w:t xml:space="preserve">121-127: 120 </w:t>
      </w:r>
      <w:proofErr w:type="spellStart"/>
      <w:r w:rsidRPr="00D0007A">
        <w:rPr>
          <w:rFonts w:ascii="Times New Roman" w:eastAsia="맑은 고딕" w:hAnsi="Times New Roman" w:cs="Times New Roman" w:hint="eastAsia"/>
          <w:b/>
        </w:rPr>
        <w:t>그룹핑</w:t>
      </w:r>
      <w:proofErr w:type="spellEnd"/>
      <w:r w:rsidRPr="00D0007A">
        <w:rPr>
          <w:rFonts w:ascii="Times New Roman" w:eastAsia="맑은 고딕" w:hAnsi="Times New Roman" w:cs="Times New Roman" w:hint="eastAsia"/>
          <w:b/>
        </w:rPr>
        <w:t xml:space="preserve"> </w:t>
      </w:r>
      <w:r w:rsidRPr="00D0007A">
        <w:rPr>
          <w:rFonts w:ascii="Times New Roman" w:eastAsia="맑은 고딕" w:hAnsi="Times New Roman" w:cs="Times New Roman" w:hint="eastAsia"/>
          <w:b/>
        </w:rPr>
        <w:t>표현</w:t>
      </w:r>
    </w:p>
    <w:p w14:paraId="2FC708A5" w14:textId="77777777" w:rsidR="0038251F" w:rsidRDefault="0038251F" w:rsidP="00F91F1E">
      <w:pPr>
        <w:rPr>
          <w:rFonts w:ascii="Times New Roman" w:eastAsia="맑은 고딕" w:hAnsi="Times New Roman" w:cs="Times New Roman"/>
        </w:rPr>
      </w:pPr>
      <w:r w:rsidRPr="008A0C8D">
        <w:rPr>
          <w:rFonts w:ascii="Times New Roman" w:eastAsia="맑은 고딕" w:hAnsi="Times New Roman" w:cs="Times New Roman"/>
        </w:rPr>
        <w:t xml:space="preserve">The mold structure 100 may include </w:t>
      </w:r>
      <w:r w:rsidRPr="00D0007A">
        <w:rPr>
          <w:rFonts w:ascii="Times New Roman" w:eastAsia="맑은 고딕" w:hAnsi="Times New Roman" w:cs="Times New Roman"/>
          <w:b/>
        </w:rPr>
        <w:t>a sacrificial group 130 including sacrificial layers 13</w:t>
      </w:r>
      <w:r w:rsidRPr="00D0007A">
        <w:rPr>
          <w:rFonts w:ascii="Times New Roman" w:eastAsia="맑은 고딕" w:hAnsi="Times New Roman" w:cs="Times New Roman" w:hint="eastAsia"/>
          <w:b/>
        </w:rPr>
        <w:t>1</w:t>
      </w:r>
      <w:r w:rsidRPr="00D0007A">
        <w:rPr>
          <w:rFonts w:ascii="Times New Roman" w:eastAsia="맑은 고딕" w:hAnsi="Times New Roman" w:cs="Times New Roman"/>
          <w:b/>
        </w:rPr>
        <w:t>-13</w:t>
      </w:r>
      <w:r w:rsidRPr="00D0007A">
        <w:rPr>
          <w:rFonts w:ascii="Times New Roman" w:eastAsia="맑은 고딕" w:hAnsi="Times New Roman" w:cs="Times New Roman" w:hint="eastAsia"/>
          <w:b/>
        </w:rPr>
        <w:t>6</w:t>
      </w:r>
      <w:r w:rsidRPr="008A0C8D">
        <w:rPr>
          <w:rFonts w:ascii="Times New Roman" w:eastAsia="맑은 고딕" w:hAnsi="Times New Roman" w:cs="Times New Roman" w:hint="eastAsia"/>
        </w:rPr>
        <w:t xml:space="preserve"> and </w:t>
      </w:r>
      <w:r w:rsidRPr="008A0C8D">
        <w:rPr>
          <w:rFonts w:ascii="Times New Roman" w:eastAsia="맑은 고딕" w:hAnsi="Times New Roman" w:cs="Times New Roman"/>
        </w:rPr>
        <w:t>an insulating group 120 including insulating layers 121-12</w:t>
      </w:r>
      <w:r w:rsidRPr="008A0C8D">
        <w:rPr>
          <w:rFonts w:ascii="Times New Roman" w:eastAsia="맑은 고딕" w:hAnsi="Times New Roman" w:cs="Times New Roman" w:hint="eastAsia"/>
        </w:rPr>
        <w:t>7</w:t>
      </w:r>
      <w:r w:rsidRPr="008A0C8D">
        <w:rPr>
          <w:rFonts w:ascii="Times New Roman" w:eastAsia="맑은 고딕" w:hAnsi="Times New Roman" w:cs="Times New Roman"/>
        </w:rPr>
        <w:t xml:space="preserve">. </w:t>
      </w:r>
      <w:r w:rsidRPr="008A0C8D">
        <w:rPr>
          <w:rFonts w:ascii="Times New Roman" w:eastAsia="맑은 고딕" w:hAnsi="Times New Roman" w:cs="Times New Roman" w:hint="eastAsia"/>
        </w:rPr>
        <w:t xml:space="preserve"> </w:t>
      </w:r>
      <w:r w:rsidRPr="008A0C8D">
        <w:rPr>
          <w:rFonts w:ascii="Times New Roman" w:eastAsia="맑은 고딕" w:hAnsi="Times New Roman" w:cs="Times New Roman"/>
        </w:rPr>
        <w:t>The insulating layers 121-12</w:t>
      </w:r>
      <w:r w:rsidRPr="008A0C8D">
        <w:rPr>
          <w:rFonts w:ascii="Times New Roman" w:eastAsia="맑은 고딕" w:hAnsi="Times New Roman" w:cs="Times New Roman" w:hint="eastAsia"/>
        </w:rPr>
        <w:t>7</w:t>
      </w:r>
      <w:r w:rsidRPr="008A0C8D">
        <w:rPr>
          <w:rFonts w:ascii="Times New Roman" w:eastAsia="맑은 고딕" w:hAnsi="Times New Roman" w:cs="Times New Roman"/>
        </w:rPr>
        <w:t xml:space="preserve"> and </w:t>
      </w:r>
      <w:r w:rsidRPr="008A0C8D">
        <w:rPr>
          <w:rFonts w:ascii="Times New Roman" w:eastAsia="맑은 고딕" w:hAnsi="Times New Roman" w:cs="Times New Roman" w:hint="eastAsia"/>
        </w:rPr>
        <w:t xml:space="preserve">the </w:t>
      </w:r>
      <w:r w:rsidRPr="008A0C8D">
        <w:rPr>
          <w:rFonts w:ascii="Times New Roman" w:eastAsia="맑은 고딕" w:hAnsi="Times New Roman" w:cs="Times New Roman"/>
        </w:rPr>
        <w:t>sacrificial layers 13</w:t>
      </w:r>
      <w:r w:rsidRPr="008A0C8D">
        <w:rPr>
          <w:rFonts w:ascii="Times New Roman" w:eastAsia="맑은 고딕" w:hAnsi="Times New Roman" w:cs="Times New Roman" w:hint="eastAsia"/>
        </w:rPr>
        <w:t>1</w:t>
      </w:r>
      <w:r w:rsidRPr="008A0C8D">
        <w:rPr>
          <w:rFonts w:ascii="Times New Roman" w:eastAsia="맑은 고딕" w:hAnsi="Times New Roman" w:cs="Times New Roman"/>
        </w:rPr>
        <w:t>-13</w:t>
      </w:r>
      <w:r w:rsidRPr="008A0C8D">
        <w:rPr>
          <w:rFonts w:ascii="Times New Roman" w:eastAsia="맑은 고딕" w:hAnsi="Times New Roman" w:cs="Times New Roman" w:hint="eastAsia"/>
        </w:rPr>
        <w:t>6</w:t>
      </w:r>
      <w:r w:rsidRPr="008A0C8D">
        <w:rPr>
          <w:rFonts w:ascii="Times New Roman" w:eastAsia="맑은 고딕" w:hAnsi="Times New Roman" w:cs="Times New Roman"/>
        </w:rPr>
        <w:t xml:space="preserve"> may be alternately and repeatedly stacked as shown in the drawings. </w:t>
      </w:r>
      <w:r w:rsidRPr="008A0C8D">
        <w:rPr>
          <w:rFonts w:ascii="Times New Roman" w:eastAsia="맑은 고딕" w:hAnsi="Times New Roman" w:cs="Times New Roman" w:hint="eastAsia"/>
        </w:rPr>
        <w:t xml:space="preserve"> </w:t>
      </w:r>
      <w:r w:rsidRPr="00D0007A">
        <w:rPr>
          <w:rFonts w:ascii="Times New Roman" w:eastAsia="맑은 고딕" w:hAnsi="Times New Roman" w:cs="Times New Roman"/>
          <w:b/>
        </w:rPr>
        <w:t>Hereinafter, for ease of explanation, each insulating layer 121-12</w:t>
      </w:r>
      <w:r w:rsidRPr="00D0007A">
        <w:rPr>
          <w:rFonts w:ascii="Times New Roman" w:eastAsia="맑은 고딕" w:hAnsi="Times New Roman" w:cs="Times New Roman" w:hint="eastAsia"/>
          <w:b/>
        </w:rPr>
        <w:t>7</w:t>
      </w:r>
      <w:r w:rsidRPr="00D0007A">
        <w:rPr>
          <w:rFonts w:ascii="Times New Roman" w:eastAsia="맑은 고딕" w:hAnsi="Times New Roman" w:cs="Times New Roman"/>
          <w:b/>
        </w:rPr>
        <w:t xml:space="preserve"> of the insulating layer group 120</w:t>
      </w:r>
      <w:r w:rsidRPr="008A0C8D">
        <w:rPr>
          <w:rFonts w:ascii="Times New Roman" w:eastAsia="맑은 고딕" w:hAnsi="Times New Roman" w:cs="Times New Roman"/>
        </w:rPr>
        <w:t xml:space="preserve"> will be described and depicted in the drawings as an insulating layer 120 and each sacrificial layer 132-138 of the sacrificial layer group 130 will be described and depicted as a sacrificial layer 130.</w:t>
      </w:r>
    </w:p>
    <w:p w14:paraId="01A37591" w14:textId="77777777" w:rsidR="00FA4952" w:rsidRDefault="00FA4952" w:rsidP="00F91F1E">
      <w:pPr>
        <w:rPr>
          <w:rFonts w:ascii="Times New Roman" w:eastAsia="맑은 고딕" w:hAnsi="Times New Roman" w:cs="Times New Roman"/>
        </w:rPr>
      </w:pPr>
    </w:p>
    <w:p w14:paraId="76E1E40F" w14:textId="77777777" w:rsidR="00FA4952" w:rsidRDefault="00FA4952" w:rsidP="00F91F1E">
      <w:pPr>
        <w:rPr>
          <w:rFonts w:ascii="Times New Roman" w:eastAsia="맑은 고딕" w:hAnsi="Times New Roman" w:cs="Times New Roman"/>
        </w:rPr>
      </w:pPr>
      <w:r>
        <w:rPr>
          <w:rFonts w:ascii="Times New Roman" w:eastAsia="맑은 고딕" w:hAnsi="Times New Roman" w:cs="Times New Roman" w:hint="eastAsia"/>
        </w:rPr>
        <w:t>도</w:t>
      </w:r>
      <w:r>
        <w:rPr>
          <w:rFonts w:ascii="Times New Roman" w:eastAsia="맑은 고딕" w:hAnsi="Times New Roman" w:cs="Times New Roman" w:hint="eastAsia"/>
        </w:rPr>
        <w:t xml:space="preserve"> ~~~~</w:t>
      </w:r>
      <w:r>
        <w:rPr>
          <w:rFonts w:ascii="Times New Roman" w:eastAsia="맑은 고딕" w:hAnsi="Times New Roman" w:cs="Times New Roman" w:hint="eastAsia"/>
        </w:rPr>
        <w:t>를</w:t>
      </w:r>
      <w:r>
        <w:rPr>
          <w:rFonts w:ascii="Times New Roman" w:eastAsia="맑은 고딕" w:hAnsi="Times New Roman" w:cs="Times New Roman" w:hint="eastAsia"/>
        </w:rPr>
        <w:t xml:space="preserve"> </w:t>
      </w:r>
      <w:r>
        <w:rPr>
          <w:rFonts w:ascii="Times New Roman" w:eastAsia="맑은 고딕" w:hAnsi="Times New Roman" w:cs="Times New Roman" w:hint="eastAsia"/>
        </w:rPr>
        <w:t>참조하여</w:t>
      </w:r>
      <w:r>
        <w:rPr>
          <w:rFonts w:ascii="Times New Roman" w:eastAsia="맑은 고딕" w:hAnsi="Times New Roman" w:cs="Times New Roman" w:hint="eastAsia"/>
        </w:rPr>
        <w:t xml:space="preserve"> </w:t>
      </w:r>
      <w:r>
        <w:rPr>
          <w:rFonts w:ascii="Times New Roman" w:eastAsia="맑은 고딕" w:hAnsi="Times New Roman" w:cs="Times New Roman" w:hint="eastAsia"/>
        </w:rPr>
        <w:t>설명된</w:t>
      </w:r>
      <w:r>
        <w:rPr>
          <w:rFonts w:ascii="Times New Roman" w:eastAsia="맑은 고딕" w:hAnsi="Times New Roman" w:cs="Times New Roman" w:hint="eastAsia"/>
        </w:rPr>
        <w:t xml:space="preserve"> </w:t>
      </w:r>
      <w:r>
        <w:rPr>
          <w:rFonts w:ascii="Times New Roman" w:eastAsia="맑은 고딕" w:hAnsi="Times New Roman" w:cs="Times New Roman" w:hint="eastAsia"/>
        </w:rPr>
        <w:t>것과</w:t>
      </w:r>
      <w:r>
        <w:rPr>
          <w:rFonts w:ascii="Times New Roman" w:eastAsia="맑은 고딕" w:hAnsi="Times New Roman" w:cs="Times New Roman" w:hint="eastAsia"/>
        </w:rPr>
        <w:t xml:space="preserve"> </w:t>
      </w:r>
      <w:r>
        <w:rPr>
          <w:rFonts w:ascii="Times New Roman" w:eastAsia="맑은 고딕" w:hAnsi="Times New Roman" w:cs="Times New Roman" w:hint="eastAsia"/>
        </w:rPr>
        <w:t>동일한</w:t>
      </w:r>
      <w:r>
        <w:rPr>
          <w:rFonts w:ascii="Times New Roman" w:eastAsia="맑은 고딕" w:hAnsi="Times New Roman" w:cs="Times New Roman" w:hint="eastAsia"/>
        </w:rPr>
        <w:t xml:space="preserve"> </w:t>
      </w:r>
      <w:r>
        <w:rPr>
          <w:rFonts w:ascii="Times New Roman" w:eastAsia="맑은 고딕" w:hAnsi="Times New Roman" w:cs="Times New Roman" w:hint="eastAsia"/>
        </w:rPr>
        <w:t>방식으로</w:t>
      </w:r>
      <w:r>
        <w:rPr>
          <w:rFonts w:ascii="Times New Roman" w:eastAsia="맑은 고딕" w:hAnsi="Times New Roman" w:cs="Times New Roman" w:hint="eastAsia"/>
        </w:rPr>
        <w:t xml:space="preserve"> </w:t>
      </w:r>
      <w:r>
        <w:rPr>
          <w:rFonts w:ascii="Times New Roman" w:eastAsia="맑은 고딕" w:hAnsi="Times New Roman" w:cs="Times New Roman" w:hint="eastAsia"/>
        </w:rPr>
        <w:t>실시될</w:t>
      </w:r>
      <w:r>
        <w:rPr>
          <w:rFonts w:ascii="Times New Roman" w:eastAsia="맑은 고딕" w:hAnsi="Times New Roman" w:cs="Times New Roman" w:hint="eastAsia"/>
        </w:rPr>
        <w:t xml:space="preserve"> </w:t>
      </w:r>
      <w:r>
        <w:rPr>
          <w:rFonts w:ascii="Times New Roman" w:eastAsia="맑은 고딕" w:hAnsi="Times New Roman" w:cs="Times New Roman" w:hint="eastAsia"/>
        </w:rPr>
        <w:t>수</w:t>
      </w:r>
      <w:r>
        <w:rPr>
          <w:rFonts w:ascii="Times New Roman" w:eastAsia="맑은 고딕" w:hAnsi="Times New Roman" w:cs="Times New Roman" w:hint="eastAsia"/>
        </w:rPr>
        <w:t xml:space="preserve"> </w:t>
      </w:r>
      <w:r>
        <w:rPr>
          <w:rFonts w:ascii="Times New Roman" w:eastAsia="맑은 고딕" w:hAnsi="Times New Roman" w:cs="Times New Roman" w:hint="eastAsia"/>
        </w:rPr>
        <w:t>있다</w:t>
      </w:r>
      <w:r>
        <w:rPr>
          <w:rFonts w:ascii="Times New Roman" w:eastAsia="맑은 고딕" w:hAnsi="Times New Roman" w:cs="Times New Roman" w:hint="eastAsia"/>
        </w:rPr>
        <w:t xml:space="preserve">. </w:t>
      </w:r>
    </w:p>
    <w:p w14:paraId="52F70FFB" w14:textId="77777777" w:rsidR="00FA4952" w:rsidRDefault="00FA4952" w:rsidP="00F91F1E">
      <w:r w:rsidRPr="003F29F8">
        <w:t xml:space="preserve">The subsequent process may be performed in the substantially same manner as described with reference to </w:t>
      </w:r>
      <w:r>
        <w:t xml:space="preserve">FIGS. </w:t>
      </w:r>
      <w:r w:rsidRPr="003F29F8">
        <w:t>9 through 13</w:t>
      </w:r>
      <w:r>
        <w:t xml:space="preserve">.  </w:t>
      </w:r>
    </w:p>
    <w:p w14:paraId="6B2CF137" w14:textId="77777777" w:rsidR="00DF0D21" w:rsidRDefault="00DF0D21" w:rsidP="00F91F1E">
      <w:proofErr w:type="spellStart"/>
      <w:r>
        <w:t>상변화</w:t>
      </w:r>
      <w:proofErr w:type="spellEnd"/>
      <w:r>
        <w:rPr>
          <w:rFonts w:hint="eastAsia"/>
        </w:rPr>
        <w:t xml:space="preserve"> 물질은 결정 온도 시간 결정 비정질</w:t>
      </w:r>
    </w:p>
    <w:p w14:paraId="362EAD70" w14:textId="77777777" w:rsidR="00DF0D21" w:rsidRDefault="00DF0D21" w:rsidP="00F91F1E">
      <w:pPr>
        <w:rPr>
          <w:rFonts w:ascii="Times New Roman" w:eastAsia="맑은 고딕" w:hAnsi="Times New Roman" w:cs="Times New Roman"/>
        </w:rPr>
      </w:pPr>
      <w:r>
        <w:rPr>
          <w:rFonts w:ascii="Times New Roman" w:eastAsia="맑은 고딕" w:hAnsi="Times New Roman" w:cs="Times New Roman" w:hint="eastAsia"/>
          <w:color w:val="FF0000"/>
        </w:rPr>
        <w:t>T</w:t>
      </w:r>
      <w:r w:rsidRPr="00DB03F9">
        <w:rPr>
          <w:rFonts w:ascii="Times New Roman" w:eastAsia="맑은 고딕" w:hAnsi="Times New Roman" w:cs="Times New Roman"/>
          <w:color w:val="FF0000"/>
        </w:rPr>
        <w:t>he phase changeable material pattern PCM</w:t>
      </w:r>
      <w:r>
        <w:rPr>
          <w:rFonts w:ascii="Times New Roman" w:eastAsia="맑은 고딕" w:hAnsi="Times New Roman" w:cs="Times New Roman" w:hint="eastAsia"/>
          <w:color w:val="FF0000"/>
        </w:rPr>
        <w:t xml:space="preserve"> may </w:t>
      </w:r>
      <w:r w:rsidRPr="007B2BA9">
        <w:rPr>
          <w:rFonts w:ascii="Times New Roman" w:eastAsia="맑은 고딕" w:hAnsi="Times New Roman" w:cs="Times New Roman" w:hint="eastAsia"/>
        </w:rPr>
        <w:t xml:space="preserve">exhibit one of two </w:t>
      </w:r>
      <w:r>
        <w:rPr>
          <w:rFonts w:ascii="Times New Roman" w:eastAsia="맑은 고딕" w:hAnsi="Times New Roman" w:cs="Times New Roman" w:hint="eastAsia"/>
        </w:rPr>
        <w:t>crystal</w:t>
      </w:r>
      <w:r w:rsidRPr="007B2BA9">
        <w:rPr>
          <w:rFonts w:ascii="Times New Roman" w:eastAsia="맑은 고딕" w:hAnsi="Times New Roman" w:cs="Times New Roman" w:hint="eastAsia"/>
        </w:rPr>
        <w:t xml:space="preserve"> states, for example, an amorphous state or a crystalline state</w:t>
      </w:r>
      <w:r>
        <w:rPr>
          <w:rFonts w:ascii="Times New Roman" w:eastAsia="맑은 고딕" w:hAnsi="Times New Roman" w:cs="Times New Roman" w:hint="eastAsia"/>
        </w:rPr>
        <w:t xml:space="preserve">, which </w:t>
      </w:r>
      <w:r w:rsidRPr="00365117">
        <w:rPr>
          <w:rFonts w:ascii="Times New Roman" w:eastAsia="맑은 고딕" w:hAnsi="Times New Roman" w:cs="Times New Roman"/>
        </w:rPr>
        <w:t xml:space="preserve">can be reversibly changed by </w:t>
      </w:r>
      <w:r w:rsidRPr="007B2BA9">
        <w:rPr>
          <w:rFonts w:ascii="Times New Roman" w:eastAsia="맑은 고딕" w:hAnsi="Times New Roman" w:cs="Times New Roman" w:hint="eastAsia"/>
        </w:rPr>
        <w:t xml:space="preserve">a </w:t>
      </w:r>
      <w:r>
        <w:rPr>
          <w:rFonts w:ascii="Times New Roman" w:eastAsia="맑은 고딕" w:hAnsi="Times New Roman" w:cs="Times New Roman" w:hint="eastAsia"/>
        </w:rPr>
        <w:t xml:space="preserve">heating </w:t>
      </w:r>
      <w:r w:rsidRPr="007B2BA9">
        <w:rPr>
          <w:rFonts w:ascii="Times New Roman" w:eastAsia="맑은 고딕" w:hAnsi="Times New Roman" w:cs="Times New Roman" w:hint="eastAsia"/>
        </w:rPr>
        <w:t>temperature and</w:t>
      </w:r>
      <w:r>
        <w:rPr>
          <w:rFonts w:ascii="Times New Roman" w:eastAsia="맑은 고딕" w:hAnsi="Times New Roman" w:cs="Times New Roman" w:hint="eastAsia"/>
        </w:rPr>
        <w:t>/or</w:t>
      </w:r>
      <w:r w:rsidRPr="007B2BA9">
        <w:rPr>
          <w:rFonts w:ascii="Times New Roman" w:eastAsia="맑은 고딕" w:hAnsi="Times New Roman" w:cs="Times New Roman" w:hint="eastAsia"/>
        </w:rPr>
        <w:t xml:space="preserve"> a </w:t>
      </w:r>
      <w:r>
        <w:rPr>
          <w:rFonts w:ascii="Times New Roman" w:eastAsia="맑은 고딕" w:hAnsi="Times New Roman" w:cs="Times New Roman" w:hint="eastAsia"/>
        </w:rPr>
        <w:t>heating/cooling duration</w:t>
      </w:r>
      <w:r w:rsidRPr="007B2BA9">
        <w:rPr>
          <w:rFonts w:ascii="Times New Roman" w:eastAsia="맑은 고딕" w:hAnsi="Times New Roman" w:cs="Times New Roman" w:hint="eastAsia"/>
        </w:rPr>
        <w:t xml:space="preserve">.  </w:t>
      </w:r>
    </w:p>
    <w:p w14:paraId="37C06F3D" w14:textId="77777777" w:rsidR="00624EEE" w:rsidRPr="007169A0" w:rsidRDefault="007169A0" w:rsidP="00F91F1E">
      <w:pPr>
        <w:rPr>
          <w:rFonts w:ascii="Times New Roman" w:eastAsia="맑은 고딕"/>
          <w:color w:val="FF0000"/>
          <w:kern w:val="0"/>
          <w:sz w:val="24"/>
        </w:rPr>
      </w:pPr>
      <w:r w:rsidRPr="007169A0">
        <w:rPr>
          <w:rFonts w:ascii="Times New Roman" w:eastAsia="맑은 고딕"/>
          <w:color w:val="FF0000"/>
          <w:kern w:val="0"/>
          <w:sz w:val="24"/>
        </w:rPr>
        <w:t>T</w:t>
      </w:r>
      <w:r w:rsidRPr="007169A0">
        <w:rPr>
          <w:rFonts w:ascii="Times New Roman" w:eastAsia="맑은 고딕" w:hint="eastAsia"/>
          <w:color w:val="FF0000"/>
          <w:kern w:val="0"/>
          <w:sz w:val="24"/>
        </w:rPr>
        <w:t xml:space="preserve">he case of the </w:t>
      </w:r>
      <w:r w:rsidRPr="007169A0">
        <w:rPr>
          <w:rFonts w:ascii="Times New Roman" w:eastAsia="맑은 고딕"/>
          <w:color w:val="FF0000"/>
          <w:kern w:val="0"/>
          <w:sz w:val="24"/>
        </w:rPr>
        <w:t>wearable device</w:t>
      </w:r>
      <w:r w:rsidRPr="007169A0">
        <w:rPr>
          <w:rFonts w:ascii="Times New Roman" w:eastAsia="맑은 고딕" w:hint="eastAsia"/>
          <w:color w:val="FF0000"/>
          <w:kern w:val="0"/>
          <w:sz w:val="24"/>
        </w:rPr>
        <w:t xml:space="preserve"> will be </w:t>
      </w:r>
      <w:r w:rsidRPr="007169A0">
        <w:rPr>
          <w:rFonts w:ascii="Times New Roman" w:eastAsia="맑은 고딕"/>
          <w:color w:val="FF0000"/>
          <w:kern w:val="0"/>
          <w:sz w:val="24"/>
        </w:rPr>
        <w:t xml:space="preserve">described </w:t>
      </w:r>
      <w:r w:rsidRPr="007169A0">
        <w:rPr>
          <w:rFonts w:ascii="Times New Roman" w:eastAsia="맑은 고딕" w:hint="eastAsia"/>
          <w:color w:val="FF0000"/>
          <w:kern w:val="0"/>
          <w:sz w:val="24"/>
        </w:rPr>
        <w:t xml:space="preserve">as </w:t>
      </w:r>
      <w:r w:rsidRPr="007169A0">
        <w:rPr>
          <w:rFonts w:ascii="Times New Roman" w:eastAsia="맑은 고딕"/>
          <w:color w:val="FF0000"/>
          <w:kern w:val="0"/>
          <w:sz w:val="24"/>
        </w:rPr>
        <w:t>an example</w:t>
      </w:r>
      <w:r w:rsidRPr="007169A0">
        <w:rPr>
          <w:rFonts w:ascii="Times New Roman" w:eastAsia="맑은 고딕" w:hint="eastAsia"/>
          <w:color w:val="FF0000"/>
          <w:kern w:val="0"/>
          <w:sz w:val="24"/>
        </w:rPr>
        <w:t xml:space="preserve"> of various applications of the </w:t>
      </w:r>
      <w:r w:rsidRPr="007169A0">
        <w:rPr>
          <w:rFonts w:ascii="Times New Roman" w:eastAsia="맑은 고딕"/>
          <w:color w:val="FF0000"/>
          <w:kern w:val="0"/>
          <w:sz w:val="24"/>
        </w:rPr>
        <w:t>semiconductor device</w:t>
      </w:r>
    </w:p>
    <w:p w14:paraId="6C7850EC" w14:textId="77777777" w:rsidR="007169A0" w:rsidRDefault="007169A0" w:rsidP="00F91F1E">
      <w:pPr>
        <w:rPr>
          <w:rFonts w:ascii="Times New Roman" w:eastAsia="맑은 고딕" w:hAnsi="Times New Roman" w:cs="Times New Roman"/>
          <w:sz w:val="24"/>
          <w:szCs w:val="24"/>
        </w:rPr>
      </w:pPr>
    </w:p>
    <w:p w14:paraId="5EC55ECD" w14:textId="77777777" w:rsidR="001461EF" w:rsidRDefault="00624EEE" w:rsidP="00F91F1E">
      <w:pPr>
        <w:rPr>
          <w:rFonts w:ascii="Times New Roman" w:eastAsia="맑은 고딕" w:hAnsi="Times New Roman" w:cs="Times New Roman"/>
        </w:rPr>
      </w:pPr>
      <w:r w:rsidRPr="00033F40">
        <w:rPr>
          <w:rFonts w:ascii="Times New Roman" w:eastAsia="맑은 고딕" w:hAnsi="Times New Roman" w:cs="Times New Roman" w:hint="eastAsia"/>
          <w:sz w:val="24"/>
          <w:szCs w:val="24"/>
        </w:rPr>
        <w:t>E</w:t>
      </w:r>
      <w:r w:rsidRPr="00033F40">
        <w:rPr>
          <w:rFonts w:ascii="Times New Roman" w:eastAsia="맑은 고딕" w:hAnsi="Times New Roman" w:cs="Times New Roman"/>
          <w:sz w:val="24"/>
          <w:szCs w:val="24"/>
        </w:rPr>
        <w:t xml:space="preserve">xample embodiments of the inventive concepts </w:t>
      </w:r>
      <w:r w:rsidRPr="00033F40">
        <w:rPr>
          <w:rFonts w:ascii="Times New Roman" w:eastAsia="맑은 고딕" w:hAnsi="Times New Roman" w:cs="Times New Roman" w:hint="eastAsia"/>
          <w:sz w:val="24"/>
          <w:szCs w:val="24"/>
        </w:rPr>
        <w:t>are not limited to a specific type of the display panel</w:t>
      </w:r>
    </w:p>
    <w:p w14:paraId="54D2BC0F" w14:textId="77777777" w:rsidR="00624EEE" w:rsidRDefault="00624EEE" w:rsidP="00F91F1E">
      <w:pPr>
        <w:rPr>
          <w:rFonts w:ascii="Times New Roman" w:hAnsi="Times New Roman"/>
          <w:sz w:val="26"/>
          <w:szCs w:val="26"/>
        </w:rPr>
      </w:pPr>
    </w:p>
    <w:p w14:paraId="33856045" w14:textId="77777777" w:rsidR="00891964" w:rsidRPr="00891964" w:rsidRDefault="00891964" w:rsidP="00F91F1E">
      <w:pPr>
        <w:rPr>
          <w:rFonts w:ascii="Times New Roman" w:eastAsia="맑은 고딕" w:hAnsi="Times New Roman" w:cs="Times New Roman"/>
        </w:rPr>
      </w:pPr>
      <w:r>
        <w:rPr>
          <w:rFonts w:ascii="Times New Roman" w:hAnsi="Times New Roman"/>
          <w:sz w:val="26"/>
          <w:szCs w:val="26"/>
        </w:rPr>
        <w:t>In an</w:t>
      </w:r>
      <w:r w:rsidRPr="00FC6779">
        <w:rPr>
          <w:rFonts w:ascii="Times New Roman" w:hAnsi="Times New Roman"/>
          <w:sz w:val="26"/>
          <w:szCs w:val="26"/>
        </w:rPr>
        <w:t xml:space="preserve"> example </w:t>
      </w:r>
      <w:r>
        <w:rPr>
          <w:rFonts w:ascii="Times New Roman" w:hAnsi="Times New Roman"/>
          <w:sz w:val="26"/>
          <w:szCs w:val="26"/>
        </w:rPr>
        <w:t xml:space="preserve">of this </w:t>
      </w:r>
      <w:r w:rsidRPr="00FC6779">
        <w:rPr>
          <w:rFonts w:ascii="Times New Roman" w:hAnsi="Times New Roman"/>
          <w:sz w:val="26"/>
          <w:szCs w:val="26"/>
        </w:rPr>
        <w:t xml:space="preserve">embodiment </w:t>
      </w:r>
      <w:r>
        <w:rPr>
          <w:rFonts w:ascii="Times New Roman" w:hAnsi="Times New Roman"/>
          <w:sz w:val="26"/>
          <w:szCs w:val="26"/>
        </w:rPr>
        <w:t>as applied to the fabrication of</w:t>
      </w:r>
      <w:r w:rsidRPr="00FC6779">
        <w:rPr>
          <w:rFonts w:ascii="Times New Roman" w:hAnsi="Times New Roman"/>
          <w:sz w:val="26"/>
          <w:szCs w:val="26"/>
        </w:rPr>
        <w:t xml:space="preserve"> a flash memory,</w:t>
      </w:r>
      <w:r>
        <w:rPr>
          <w:rFonts w:ascii="Times New Roman" w:hAnsi="Times New Roman" w:hint="eastAsia"/>
          <w:sz w:val="26"/>
          <w:szCs w:val="26"/>
        </w:rPr>
        <w:t xml:space="preserve"> </w:t>
      </w:r>
    </w:p>
    <w:p w14:paraId="1ECB0239" w14:textId="77777777" w:rsidR="00AD2914" w:rsidRDefault="00AE41A6" w:rsidP="00AD2914">
      <w:pPr>
        <w:numPr>
          <w:ilvl w:val="0"/>
          <w:numId w:val="6"/>
        </w:numPr>
        <w:wordWrap/>
        <w:snapToGrid w:val="0"/>
        <w:spacing w:after="0" w:line="480" w:lineRule="auto"/>
        <w:rPr>
          <w:rFonts w:ascii="Times New Roman" w:hAnsi="Times New Roman"/>
          <w:sz w:val="26"/>
          <w:szCs w:val="26"/>
        </w:rPr>
      </w:pPr>
      <w:r w:rsidRPr="00AE41A6">
        <w:rPr>
          <w:rFonts w:ascii="Times New Roman" w:hAnsi="Times New Roman"/>
          <w:sz w:val="26"/>
          <w:szCs w:val="26"/>
        </w:rPr>
        <w:t>For the sake of simplicity, the description that follows will refer to an example of the present embodiment in which the interlayer dielectrics 120 are of silicon oxide and the sacrificial layers 130 are of silicon nitride</w:t>
      </w:r>
      <w:r w:rsidR="00AD2914" w:rsidRPr="00FC6779">
        <w:rPr>
          <w:rFonts w:ascii="Times New Roman" w:hAnsi="Times New Roman"/>
          <w:sz w:val="26"/>
          <w:szCs w:val="26"/>
        </w:rPr>
        <w:t xml:space="preserve">.  </w:t>
      </w:r>
    </w:p>
    <w:p w14:paraId="6D20FF4C" w14:textId="77777777" w:rsidR="00AD2914" w:rsidRPr="00FC6779" w:rsidRDefault="00AD2914" w:rsidP="00AD2914">
      <w:pPr>
        <w:numPr>
          <w:ilvl w:val="0"/>
          <w:numId w:val="6"/>
        </w:numPr>
        <w:wordWrap/>
        <w:snapToGrid w:val="0"/>
        <w:spacing w:after="0" w:line="480" w:lineRule="auto"/>
        <w:rPr>
          <w:rFonts w:ascii="Times New Roman" w:hAnsi="Times New Roman"/>
          <w:sz w:val="26"/>
          <w:szCs w:val="26"/>
        </w:rPr>
      </w:pPr>
      <w:r w:rsidRPr="00FC6779">
        <w:rPr>
          <w:rFonts w:ascii="Times New Roman" w:hAnsi="Times New Roman"/>
          <w:sz w:val="26"/>
          <w:szCs w:val="26"/>
        </w:rPr>
        <w:t xml:space="preserve">For </w:t>
      </w:r>
      <w:r>
        <w:rPr>
          <w:rFonts w:ascii="Times New Roman" w:hAnsi="Times New Roman"/>
          <w:sz w:val="26"/>
          <w:szCs w:val="26"/>
        </w:rPr>
        <w:t>the sake of brevity</w:t>
      </w:r>
      <w:r w:rsidRPr="00FC6779">
        <w:rPr>
          <w:rFonts w:ascii="Times New Roman" w:hAnsi="Times New Roman"/>
          <w:sz w:val="26"/>
          <w:szCs w:val="26"/>
        </w:rPr>
        <w:t xml:space="preserve">, </w:t>
      </w:r>
      <w:r>
        <w:rPr>
          <w:rFonts w:ascii="Times New Roman" w:hAnsi="Times New Roman"/>
          <w:sz w:val="26"/>
          <w:szCs w:val="26"/>
        </w:rPr>
        <w:t>the</w:t>
      </w:r>
      <w:r w:rsidRPr="00FC6779">
        <w:rPr>
          <w:rFonts w:ascii="Times New Roman" w:hAnsi="Times New Roman"/>
          <w:sz w:val="26"/>
          <w:szCs w:val="26"/>
        </w:rPr>
        <w:t xml:space="preserve"> elements </w:t>
      </w:r>
      <w:r>
        <w:rPr>
          <w:rFonts w:ascii="Times New Roman" w:hAnsi="Times New Roman"/>
          <w:sz w:val="26"/>
          <w:szCs w:val="26"/>
        </w:rPr>
        <w:t xml:space="preserve">and features of this example that are similar to those </w:t>
      </w:r>
      <w:r w:rsidRPr="00FC6779">
        <w:rPr>
          <w:rFonts w:ascii="Times New Roman" w:hAnsi="Times New Roman"/>
          <w:sz w:val="26"/>
          <w:szCs w:val="26"/>
        </w:rPr>
        <w:t xml:space="preserve">previously </w:t>
      </w:r>
      <w:r>
        <w:rPr>
          <w:rFonts w:ascii="Times New Roman" w:hAnsi="Times New Roman"/>
          <w:sz w:val="26"/>
          <w:szCs w:val="26"/>
        </w:rPr>
        <w:t xml:space="preserve">shown and </w:t>
      </w:r>
      <w:r w:rsidRPr="00FC6779">
        <w:rPr>
          <w:rFonts w:ascii="Times New Roman" w:hAnsi="Times New Roman"/>
          <w:sz w:val="26"/>
          <w:szCs w:val="26"/>
        </w:rPr>
        <w:t xml:space="preserve">described </w:t>
      </w:r>
      <w:r>
        <w:rPr>
          <w:rFonts w:ascii="Times New Roman" w:hAnsi="Times New Roman"/>
          <w:sz w:val="26"/>
          <w:szCs w:val="26"/>
        </w:rPr>
        <w:t>will not be described in much further detail</w:t>
      </w:r>
      <w:r w:rsidRPr="00FC6779">
        <w:rPr>
          <w:rFonts w:ascii="Times New Roman" w:hAnsi="Times New Roman"/>
          <w:sz w:val="26"/>
          <w:szCs w:val="26"/>
        </w:rPr>
        <w:t>.</w:t>
      </w:r>
    </w:p>
    <w:p w14:paraId="25EF0876" w14:textId="77777777" w:rsidR="00AD2914" w:rsidRPr="00FC6779" w:rsidRDefault="00AD2914" w:rsidP="00AD2914">
      <w:pPr>
        <w:numPr>
          <w:ilvl w:val="0"/>
          <w:numId w:val="6"/>
        </w:numPr>
        <w:wordWrap/>
        <w:snapToGrid w:val="0"/>
        <w:spacing w:after="0" w:line="480" w:lineRule="auto"/>
        <w:rPr>
          <w:rFonts w:ascii="Times New Roman" w:hAnsi="Times New Roman"/>
          <w:sz w:val="26"/>
          <w:szCs w:val="26"/>
        </w:rPr>
      </w:pPr>
      <w:r w:rsidRPr="00FC6779">
        <w:rPr>
          <w:rFonts w:ascii="Times New Roman" w:hAnsi="Times New Roman"/>
          <w:sz w:val="26"/>
          <w:szCs w:val="26"/>
        </w:rPr>
        <w:t xml:space="preserve">For </w:t>
      </w:r>
      <w:r>
        <w:rPr>
          <w:rFonts w:ascii="Times New Roman" w:hAnsi="Times New Roman"/>
          <w:sz w:val="26"/>
          <w:szCs w:val="26"/>
        </w:rPr>
        <w:t>the sake of brevity</w:t>
      </w:r>
      <w:r w:rsidRPr="00FC6779">
        <w:rPr>
          <w:rFonts w:ascii="Times New Roman" w:hAnsi="Times New Roman"/>
          <w:sz w:val="26"/>
          <w:szCs w:val="26"/>
        </w:rPr>
        <w:t xml:space="preserve">, </w:t>
      </w:r>
      <w:r>
        <w:rPr>
          <w:rFonts w:ascii="Times New Roman" w:hAnsi="Times New Roman"/>
          <w:sz w:val="26"/>
          <w:szCs w:val="26"/>
        </w:rPr>
        <w:t>again, the</w:t>
      </w:r>
      <w:r w:rsidRPr="00FC6779">
        <w:rPr>
          <w:rFonts w:ascii="Times New Roman" w:hAnsi="Times New Roman"/>
          <w:sz w:val="26"/>
          <w:szCs w:val="26"/>
        </w:rPr>
        <w:t xml:space="preserve"> elements </w:t>
      </w:r>
      <w:r>
        <w:rPr>
          <w:rFonts w:ascii="Times New Roman" w:hAnsi="Times New Roman"/>
          <w:sz w:val="26"/>
          <w:szCs w:val="26"/>
        </w:rPr>
        <w:t xml:space="preserve">and features of this example that are similar to those </w:t>
      </w:r>
      <w:r w:rsidRPr="00FC6779">
        <w:rPr>
          <w:rFonts w:ascii="Times New Roman" w:hAnsi="Times New Roman"/>
          <w:sz w:val="26"/>
          <w:szCs w:val="26"/>
        </w:rPr>
        <w:t xml:space="preserve">previously </w:t>
      </w:r>
      <w:r>
        <w:rPr>
          <w:rFonts w:ascii="Times New Roman" w:hAnsi="Times New Roman"/>
          <w:sz w:val="26"/>
          <w:szCs w:val="26"/>
        </w:rPr>
        <w:t xml:space="preserve">shown and </w:t>
      </w:r>
      <w:r w:rsidRPr="00FC6779">
        <w:rPr>
          <w:rFonts w:ascii="Times New Roman" w:hAnsi="Times New Roman"/>
          <w:sz w:val="26"/>
          <w:szCs w:val="26"/>
        </w:rPr>
        <w:t xml:space="preserve">described </w:t>
      </w:r>
      <w:r>
        <w:rPr>
          <w:rFonts w:ascii="Times New Roman" w:hAnsi="Times New Roman"/>
          <w:sz w:val="26"/>
          <w:szCs w:val="26"/>
        </w:rPr>
        <w:t>will not be described in much further detail</w:t>
      </w:r>
      <w:r w:rsidRPr="00FC6779">
        <w:rPr>
          <w:rFonts w:ascii="Times New Roman" w:hAnsi="Times New Roman"/>
          <w:sz w:val="26"/>
          <w:szCs w:val="26"/>
        </w:rPr>
        <w:t>.</w:t>
      </w:r>
    </w:p>
    <w:p w14:paraId="5E246876" w14:textId="77777777" w:rsidR="00AD2914" w:rsidRPr="00FC6779" w:rsidRDefault="00AD2914" w:rsidP="00AD2914">
      <w:pPr>
        <w:numPr>
          <w:ilvl w:val="0"/>
          <w:numId w:val="6"/>
        </w:numPr>
        <w:wordWrap/>
        <w:snapToGrid w:val="0"/>
        <w:spacing w:after="0" w:line="480" w:lineRule="auto"/>
        <w:rPr>
          <w:rFonts w:ascii="Times New Roman" w:hAnsi="Times New Roman"/>
          <w:sz w:val="26"/>
          <w:szCs w:val="26"/>
        </w:rPr>
      </w:pPr>
      <w:r w:rsidRPr="00FC6779">
        <w:rPr>
          <w:rFonts w:ascii="Times New Roman" w:hAnsi="Times New Roman"/>
          <w:sz w:val="26"/>
          <w:szCs w:val="26"/>
        </w:rPr>
        <w:t xml:space="preserve">For </w:t>
      </w:r>
      <w:r>
        <w:rPr>
          <w:rFonts w:ascii="Times New Roman" w:hAnsi="Times New Roman"/>
          <w:sz w:val="26"/>
          <w:szCs w:val="26"/>
        </w:rPr>
        <w:t>the sake of brevity</w:t>
      </w:r>
      <w:r w:rsidRPr="00FC6779">
        <w:rPr>
          <w:rFonts w:ascii="Times New Roman" w:hAnsi="Times New Roman"/>
          <w:sz w:val="26"/>
          <w:szCs w:val="26"/>
        </w:rPr>
        <w:t xml:space="preserve">, </w:t>
      </w:r>
      <w:r>
        <w:rPr>
          <w:rFonts w:ascii="Times New Roman" w:hAnsi="Times New Roman"/>
          <w:sz w:val="26"/>
          <w:szCs w:val="26"/>
        </w:rPr>
        <w:t>again, the</w:t>
      </w:r>
      <w:r w:rsidRPr="00FC6779">
        <w:rPr>
          <w:rFonts w:ascii="Times New Roman" w:hAnsi="Times New Roman"/>
          <w:sz w:val="26"/>
          <w:szCs w:val="26"/>
        </w:rPr>
        <w:t xml:space="preserve"> elements </w:t>
      </w:r>
      <w:r>
        <w:rPr>
          <w:rFonts w:ascii="Times New Roman" w:hAnsi="Times New Roman"/>
          <w:sz w:val="26"/>
          <w:szCs w:val="26"/>
        </w:rPr>
        <w:t xml:space="preserve">and features of this </w:t>
      </w:r>
      <w:r w:rsidRPr="00CE4F90">
        <w:rPr>
          <w:rFonts w:ascii="Times New Roman" w:hAnsi="Times New Roman"/>
          <w:sz w:val="26"/>
          <w:szCs w:val="26"/>
          <w:highlight w:val="green"/>
        </w:rPr>
        <w:t>example</w:t>
      </w:r>
      <w:r>
        <w:rPr>
          <w:rFonts w:ascii="Times New Roman" w:hAnsi="Times New Roman"/>
          <w:sz w:val="26"/>
          <w:szCs w:val="26"/>
        </w:rPr>
        <w:t xml:space="preserve"> that are similar to those </w:t>
      </w:r>
      <w:r w:rsidRPr="00FC6779">
        <w:rPr>
          <w:rFonts w:ascii="Times New Roman" w:hAnsi="Times New Roman"/>
          <w:sz w:val="26"/>
          <w:szCs w:val="26"/>
        </w:rPr>
        <w:t xml:space="preserve">previously </w:t>
      </w:r>
      <w:r>
        <w:rPr>
          <w:rFonts w:ascii="Times New Roman" w:hAnsi="Times New Roman"/>
          <w:sz w:val="26"/>
          <w:szCs w:val="26"/>
        </w:rPr>
        <w:t xml:space="preserve">shown and </w:t>
      </w:r>
      <w:r w:rsidRPr="00FC6779">
        <w:rPr>
          <w:rFonts w:ascii="Times New Roman" w:hAnsi="Times New Roman"/>
          <w:sz w:val="26"/>
          <w:szCs w:val="26"/>
        </w:rPr>
        <w:t xml:space="preserve">described </w:t>
      </w:r>
      <w:r>
        <w:rPr>
          <w:rFonts w:ascii="Times New Roman" w:hAnsi="Times New Roman"/>
          <w:sz w:val="26"/>
          <w:szCs w:val="26"/>
        </w:rPr>
        <w:t>will not be described in much further detail</w:t>
      </w:r>
      <w:r w:rsidRPr="00FC6779">
        <w:rPr>
          <w:rFonts w:ascii="Times New Roman" w:hAnsi="Times New Roman"/>
          <w:sz w:val="26"/>
          <w:szCs w:val="26"/>
        </w:rPr>
        <w:t>.</w:t>
      </w:r>
    </w:p>
    <w:p w14:paraId="35C86FA7" w14:textId="77777777" w:rsidR="00AD2914" w:rsidRPr="00FC6779" w:rsidRDefault="00AD2914" w:rsidP="00AD2914">
      <w:pPr>
        <w:numPr>
          <w:ilvl w:val="0"/>
          <w:numId w:val="6"/>
        </w:numPr>
        <w:wordWrap/>
        <w:snapToGrid w:val="0"/>
        <w:spacing w:after="0" w:line="480" w:lineRule="auto"/>
        <w:rPr>
          <w:rFonts w:ascii="Times New Roman" w:hAnsi="Times New Roman"/>
          <w:sz w:val="26"/>
          <w:szCs w:val="26"/>
        </w:rPr>
      </w:pPr>
      <w:r>
        <w:rPr>
          <w:rFonts w:ascii="Times New Roman" w:hAnsi="Times New Roman"/>
          <w:sz w:val="26"/>
          <w:szCs w:val="26"/>
        </w:rPr>
        <w:t>As has been the case, the</w:t>
      </w:r>
      <w:r w:rsidRPr="00FC6779">
        <w:rPr>
          <w:rFonts w:ascii="Times New Roman" w:hAnsi="Times New Roman"/>
          <w:sz w:val="26"/>
          <w:szCs w:val="26"/>
        </w:rPr>
        <w:t xml:space="preserve"> elements </w:t>
      </w:r>
      <w:r>
        <w:rPr>
          <w:rFonts w:ascii="Times New Roman" w:hAnsi="Times New Roman"/>
          <w:sz w:val="26"/>
          <w:szCs w:val="26"/>
        </w:rPr>
        <w:t xml:space="preserve">and features of this example that are similar to those </w:t>
      </w:r>
      <w:r w:rsidRPr="00FC6779">
        <w:rPr>
          <w:rFonts w:ascii="Times New Roman" w:hAnsi="Times New Roman"/>
          <w:sz w:val="26"/>
          <w:szCs w:val="26"/>
        </w:rPr>
        <w:t xml:space="preserve">previously </w:t>
      </w:r>
      <w:r>
        <w:rPr>
          <w:rFonts w:ascii="Times New Roman" w:hAnsi="Times New Roman"/>
          <w:sz w:val="26"/>
          <w:szCs w:val="26"/>
        </w:rPr>
        <w:t xml:space="preserve">shown and </w:t>
      </w:r>
      <w:r w:rsidRPr="00FC6779">
        <w:rPr>
          <w:rFonts w:ascii="Times New Roman" w:hAnsi="Times New Roman"/>
          <w:sz w:val="26"/>
          <w:szCs w:val="26"/>
        </w:rPr>
        <w:t xml:space="preserve">described </w:t>
      </w:r>
      <w:r>
        <w:rPr>
          <w:rFonts w:ascii="Times New Roman" w:hAnsi="Times New Roman"/>
          <w:sz w:val="26"/>
          <w:szCs w:val="26"/>
        </w:rPr>
        <w:t>will not be described in much further detail</w:t>
      </w:r>
      <w:r w:rsidRPr="00B32B11">
        <w:rPr>
          <w:rFonts w:ascii="Times New Roman" w:hAnsi="Times New Roman"/>
          <w:sz w:val="26"/>
          <w:szCs w:val="26"/>
        </w:rPr>
        <w:t xml:space="preserve"> </w:t>
      </w:r>
      <w:r>
        <w:rPr>
          <w:rFonts w:ascii="Times New Roman" w:hAnsi="Times New Roman"/>
          <w:sz w:val="26"/>
          <w:szCs w:val="26"/>
        </w:rPr>
        <w:t>f</w:t>
      </w:r>
      <w:r w:rsidRPr="00FC6779">
        <w:rPr>
          <w:rFonts w:ascii="Times New Roman" w:hAnsi="Times New Roman"/>
          <w:sz w:val="26"/>
          <w:szCs w:val="26"/>
        </w:rPr>
        <w:t xml:space="preserve">or </w:t>
      </w:r>
      <w:r>
        <w:rPr>
          <w:rFonts w:ascii="Times New Roman" w:hAnsi="Times New Roman"/>
          <w:sz w:val="26"/>
          <w:szCs w:val="26"/>
        </w:rPr>
        <w:t>the sake of brevity</w:t>
      </w:r>
      <w:r w:rsidRPr="00FC6779">
        <w:rPr>
          <w:rFonts w:ascii="Times New Roman" w:hAnsi="Times New Roman"/>
          <w:sz w:val="26"/>
          <w:szCs w:val="26"/>
        </w:rPr>
        <w:t>.</w:t>
      </w:r>
    </w:p>
    <w:p w14:paraId="65702C03" w14:textId="77777777" w:rsidR="001461EF" w:rsidRPr="00AD2914" w:rsidRDefault="001461EF" w:rsidP="00F91F1E">
      <w:pPr>
        <w:rPr>
          <w:rFonts w:ascii="Times New Roman" w:eastAsia="맑은 고딕" w:hAnsi="Times New Roman" w:cs="Times New Roman"/>
        </w:rPr>
      </w:pPr>
    </w:p>
    <w:p w14:paraId="1B5560D5" w14:textId="77777777" w:rsidR="00AD2914" w:rsidRPr="00AD2914" w:rsidRDefault="00AD2914" w:rsidP="00F91F1E">
      <w:pPr>
        <w:rPr>
          <w:rFonts w:ascii="Times New Roman" w:eastAsia="맑은 고딕" w:hAnsi="Times New Roman" w:cs="Times New Roman"/>
        </w:rPr>
      </w:pPr>
    </w:p>
    <w:p w14:paraId="35709AE1" w14:textId="77777777" w:rsidR="001461EF" w:rsidRDefault="001461EF" w:rsidP="00F91F1E">
      <w:pPr>
        <w:rPr>
          <w:rFonts w:ascii="Times New Roman" w:eastAsia="맑은 고딕" w:hAnsi="Times New Roman" w:cs="Times New Roman"/>
          <w:b/>
        </w:rPr>
      </w:pPr>
      <w:r w:rsidRPr="001461EF">
        <w:rPr>
          <w:rFonts w:ascii="Times New Roman" w:eastAsia="맑은 고딕" w:hAnsi="Times New Roman" w:cs="Times New Roman"/>
        </w:rPr>
        <w:t xml:space="preserve">is changed from supercritical fluid phase to liquid phase, </w:t>
      </w:r>
      <w:r w:rsidRPr="001461EF">
        <w:rPr>
          <w:rFonts w:ascii="Times New Roman" w:eastAsia="맑은 고딕" w:hAnsi="Times New Roman" w:cs="Times New Roman"/>
          <w:b/>
          <w:highlight w:val="yellow"/>
        </w:rPr>
        <w:t>or vice versa</w:t>
      </w:r>
      <w:r>
        <w:rPr>
          <w:rFonts w:ascii="Times New Roman" w:eastAsia="맑은 고딕" w:hAnsi="Times New Roman" w:cs="Times New Roman" w:hint="eastAsia"/>
          <w:b/>
        </w:rPr>
        <w:t>.</w:t>
      </w:r>
    </w:p>
    <w:p w14:paraId="3BF278DD" w14:textId="77777777" w:rsidR="000B5B9A" w:rsidRDefault="000B5B9A" w:rsidP="00F91F1E">
      <w:pPr>
        <w:rPr>
          <w:rFonts w:ascii="Times New Roman" w:eastAsia="맑은 고딕" w:hAnsi="Times New Roman" w:cs="Times New Roman"/>
          <w:b/>
        </w:rPr>
      </w:pPr>
    </w:p>
    <w:p w14:paraId="601388EE" w14:textId="77777777" w:rsidR="001940A7" w:rsidRDefault="001940A7" w:rsidP="001940A7">
      <w:pPr>
        <w:numPr>
          <w:ilvl w:val="0"/>
          <w:numId w:val="5"/>
        </w:numPr>
        <w:rPr>
          <w:rFonts w:ascii="Times New Roman" w:eastAsia="맑은 고딕" w:hAnsi="Times New Roman" w:cs="Times New Roman"/>
          <w:b/>
        </w:rPr>
      </w:pPr>
      <w:r w:rsidRPr="001940A7">
        <w:rPr>
          <w:rFonts w:ascii="Times New Roman" w:eastAsia="맑은 고딕" w:hAnsi="Times New Roman" w:cs="Times New Roman"/>
          <w:b/>
        </w:rPr>
        <w:t>all possible embodiments of the inventive concepts can be realized using the afore-described terracing process.</w:t>
      </w:r>
      <w:r>
        <w:rPr>
          <w:rFonts w:ascii="Times New Roman" w:eastAsia="맑은 고딕" w:hAnsi="Times New Roman" w:cs="Times New Roman" w:hint="eastAsia"/>
          <w:b/>
        </w:rPr>
        <w:t xml:space="preserve"> ////</w:t>
      </w:r>
    </w:p>
    <w:p w14:paraId="6878F9B6" w14:textId="77777777" w:rsidR="001940A7" w:rsidRPr="001940A7" w:rsidRDefault="001940A7" w:rsidP="001940A7">
      <w:pPr>
        <w:numPr>
          <w:ilvl w:val="0"/>
          <w:numId w:val="5"/>
        </w:numPr>
        <w:rPr>
          <w:rFonts w:ascii="Times New Roman" w:eastAsia="맑은 고딕" w:hAnsi="Times New Roman" w:cs="Times New Roman"/>
          <w:b/>
        </w:rPr>
      </w:pPr>
      <w:r w:rsidRPr="001940A7">
        <w:rPr>
          <w:rFonts w:ascii="Times New Roman" w:eastAsia="맑은 고딕" w:hAnsi="Times New Roman" w:cs="Times New Roman"/>
          <w:b/>
        </w:rPr>
        <w:t>All possible embodiments of the inventive concepts can be realized using the afore-described process of forming the peripheral circuit 250 and/or the circumference portion 102.</w:t>
      </w:r>
    </w:p>
    <w:p w14:paraId="0410A080" w14:textId="6D3B926A" w:rsidR="001940A7" w:rsidRDefault="001940A7" w:rsidP="00F91F1E">
      <w:pPr>
        <w:rPr>
          <w:rFonts w:ascii="Times New Roman" w:eastAsia="맑은 고딕" w:hAnsi="Times New Roman" w:cs="Times New Roman"/>
          <w:b/>
        </w:rPr>
      </w:pPr>
    </w:p>
    <w:p w14:paraId="216CCC0B" w14:textId="65DC8C40" w:rsidR="00702AF2" w:rsidRDefault="00702AF2" w:rsidP="00F91F1E">
      <w:pPr>
        <w:rPr>
          <w:rFonts w:ascii="Times New Roman" w:eastAsia="맑은 고딕" w:hAnsi="Times New Roman" w:cs="Times New Roman"/>
          <w:b/>
        </w:rPr>
      </w:pPr>
    </w:p>
    <w:p w14:paraId="58FD4D50" w14:textId="088BDCA5" w:rsidR="00702AF2" w:rsidRDefault="00702AF2" w:rsidP="00F91F1E">
      <w:pPr>
        <w:rPr>
          <w:rFonts w:ascii="Times New Roman" w:eastAsia="맑은 고딕" w:hAnsi="Times New Roman" w:cs="Times New Roman"/>
          <w:b/>
        </w:rPr>
      </w:pPr>
    </w:p>
    <w:p w14:paraId="789C4C9A" w14:textId="1F33A5A9" w:rsidR="00702AF2" w:rsidRDefault="00702AF2" w:rsidP="00F91F1E">
      <w:pPr>
        <w:rPr>
          <w:rFonts w:ascii="Times New Roman" w:eastAsia="맑은 고딕" w:hAnsi="Times New Roman" w:cs="Times New Roman"/>
          <w:b/>
        </w:rPr>
      </w:pPr>
    </w:p>
    <w:p w14:paraId="5A50DFE3" w14:textId="77777777" w:rsidR="00702AF2" w:rsidRPr="00C15703" w:rsidRDefault="00702AF2" w:rsidP="00702AF2">
      <w:pPr>
        <w:numPr>
          <w:ilvl w:val="0"/>
          <w:numId w:val="10"/>
        </w:numPr>
        <w:pBdr>
          <w:top w:val="single" w:sz="4" w:space="1" w:color="auto"/>
          <w:left w:val="single" w:sz="4" w:space="4" w:color="auto"/>
          <w:bottom w:val="single" w:sz="4" w:space="1" w:color="auto"/>
          <w:right w:val="single" w:sz="4" w:space="4" w:color="auto"/>
        </w:pBdr>
        <w:kinsoku w:val="0"/>
        <w:wordWrap/>
        <w:overflowPunct w:val="0"/>
        <w:adjustRightInd w:val="0"/>
        <w:snapToGrid w:val="0"/>
        <w:spacing w:after="0" w:line="480" w:lineRule="auto"/>
        <w:textAlignment w:val="center"/>
        <w:rPr>
          <w:rFonts w:ascii="Times New Roman" w:eastAsia="맑은 고딕" w:hAnsi="Times New Roman" w:cs="Times New Roman"/>
          <w:szCs w:val="24"/>
        </w:rPr>
      </w:pPr>
      <w:r w:rsidRPr="00C15703">
        <w:rPr>
          <w:rFonts w:ascii="Times New Roman" w:eastAsia="맑은 고딕" w:hAnsi="Times New Roman" w:cs="Times New Roman"/>
          <w:szCs w:val="24"/>
        </w:rPr>
        <w:t>In order to sufficiently understand the configuration and effect of the inventive concept, some embodiments of the inventive concept will be described with reference to the accompanying drawings.  It should be noted, however, that the inventive concept are not limited to the following exemplary embodiments, and may be implemented in various forms.  Rather, the exemplary embodiments are provided only to disclose the inventive concept and let those skilled in the art fully know the scope of the inventive concept.</w:t>
      </w:r>
    </w:p>
    <w:p w14:paraId="6BA9E9D8" w14:textId="77777777" w:rsidR="00702AF2" w:rsidRPr="00C15703" w:rsidRDefault="00702AF2" w:rsidP="00702AF2">
      <w:pPr>
        <w:numPr>
          <w:ilvl w:val="0"/>
          <w:numId w:val="10"/>
        </w:numPr>
        <w:pBdr>
          <w:top w:val="single" w:sz="4" w:space="1" w:color="auto"/>
          <w:left w:val="single" w:sz="4" w:space="4" w:color="auto"/>
          <w:bottom w:val="single" w:sz="4" w:space="1" w:color="auto"/>
          <w:right w:val="single" w:sz="4" w:space="4" w:color="auto"/>
        </w:pBdr>
        <w:kinsoku w:val="0"/>
        <w:wordWrap/>
        <w:overflowPunct w:val="0"/>
        <w:adjustRightInd w:val="0"/>
        <w:snapToGrid w:val="0"/>
        <w:spacing w:after="0" w:line="480" w:lineRule="auto"/>
        <w:textAlignment w:val="center"/>
        <w:rPr>
          <w:rFonts w:ascii="Times New Roman" w:eastAsia="맑은 고딕" w:hAnsi="Times New Roman" w:cs="Times New Roman"/>
          <w:szCs w:val="24"/>
        </w:rPr>
      </w:pPr>
      <w:r w:rsidRPr="00C15703">
        <w:rPr>
          <w:rFonts w:ascii="Times New Roman" w:eastAsia="맑은 고딕" w:hAnsi="Times New Roman" w:cs="Times New Roman"/>
          <w:szCs w:val="24"/>
        </w:rPr>
        <w:t>In this description, it will be understood that, when an element is referred to as being on another element, the element can be directly on the other element or intervening elements may be present therebetween.  In the drawings, thicknesses of some components are exaggerated for effectively explaining the technical contents.  Like reference numerals refer to like elements throughout the specification.</w:t>
      </w:r>
    </w:p>
    <w:p w14:paraId="707CF043" w14:textId="77777777" w:rsidR="00702AF2" w:rsidRPr="00C15703" w:rsidRDefault="00702AF2" w:rsidP="00702AF2">
      <w:pPr>
        <w:numPr>
          <w:ilvl w:val="0"/>
          <w:numId w:val="10"/>
        </w:numPr>
        <w:pBdr>
          <w:top w:val="single" w:sz="4" w:space="1" w:color="auto"/>
          <w:left w:val="single" w:sz="4" w:space="4" w:color="auto"/>
          <w:bottom w:val="single" w:sz="4" w:space="1" w:color="auto"/>
          <w:right w:val="single" w:sz="4" w:space="4" w:color="auto"/>
        </w:pBdr>
        <w:kinsoku w:val="0"/>
        <w:wordWrap/>
        <w:overflowPunct w:val="0"/>
        <w:adjustRightInd w:val="0"/>
        <w:snapToGrid w:val="0"/>
        <w:spacing w:after="0" w:line="480" w:lineRule="auto"/>
        <w:textAlignment w:val="center"/>
        <w:rPr>
          <w:rFonts w:ascii="Times New Roman" w:eastAsia="맑은 고딕" w:hAnsi="Times New Roman" w:cs="Times New Roman"/>
          <w:szCs w:val="24"/>
        </w:rPr>
      </w:pPr>
      <w:r w:rsidRPr="00C15703">
        <w:rPr>
          <w:rFonts w:ascii="Times New Roman" w:eastAsia="맑은 고딕" w:hAnsi="Times New Roman" w:cs="Times New Roman"/>
          <w:szCs w:val="24"/>
        </w:rPr>
        <w:t>Some example embodiments detailed in this description will be discussed with reference to sectional and/or plan views as ideal exemplary views of the inventive concept.  In the drawings, thicknesses of layers and regions are exaggerated for effectively explaining the technical contents.  Accordingly, regions exemplarily illustrated in the drawings have general properties, and shapes of regions exemplarily illustrated in the drawings are used to exemplarily disclose specific shapes but not limited to the scope of the inventive concept.  It will be understood that, although the terms "first", "second", "third", etc. may be used herein to describe various elements, these elements should not be limited by these terms.  These terms are only used to distinguish one element from another element.  The embodiments explained and illustrated herein include complementary embodiments thereof.</w:t>
      </w:r>
    </w:p>
    <w:p w14:paraId="041A30A8" w14:textId="77777777" w:rsidR="00702AF2" w:rsidRPr="00C15703" w:rsidRDefault="00702AF2" w:rsidP="00702AF2">
      <w:pPr>
        <w:numPr>
          <w:ilvl w:val="0"/>
          <w:numId w:val="10"/>
        </w:numPr>
        <w:pBdr>
          <w:top w:val="single" w:sz="4" w:space="1" w:color="auto"/>
          <w:left w:val="single" w:sz="4" w:space="4" w:color="auto"/>
          <w:bottom w:val="single" w:sz="4" w:space="1" w:color="auto"/>
          <w:right w:val="single" w:sz="4" w:space="4" w:color="auto"/>
        </w:pBdr>
        <w:kinsoku w:val="0"/>
        <w:wordWrap/>
        <w:overflowPunct w:val="0"/>
        <w:adjustRightInd w:val="0"/>
        <w:snapToGrid w:val="0"/>
        <w:spacing w:after="0" w:line="480" w:lineRule="auto"/>
        <w:textAlignment w:val="center"/>
        <w:rPr>
          <w:rFonts w:ascii="Times New Roman" w:eastAsia="맑은 고딕" w:hAnsi="Times New Roman" w:cs="Times New Roman"/>
          <w:szCs w:val="24"/>
        </w:rPr>
      </w:pPr>
      <w:r w:rsidRPr="00C15703">
        <w:rPr>
          <w:rFonts w:ascii="Times New Roman" w:eastAsia="맑은 고딕" w:hAnsi="Times New Roman" w:cs="Times New Roman"/>
          <w:szCs w:val="24"/>
        </w:rPr>
        <w:t>The terminology used herein is for the purpose of describing particular embodiments only and is not intended to limit the inventive concept.  As used herein, the singular forms are intended to include the plural forms as well.  The terms `comprises/includes` and/or `comprising/including` used in the specification do not exclude the presence or addition of one or more other components.</w:t>
      </w:r>
    </w:p>
    <w:p w14:paraId="1B6705A9" w14:textId="77777777" w:rsidR="00702AF2" w:rsidRPr="00702AF2" w:rsidRDefault="00702AF2" w:rsidP="00F91F1E">
      <w:pPr>
        <w:rPr>
          <w:rFonts w:ascii="Times New Roman" w:eastAsia="맑은 고딕" w:hAnsi="Times New Roman" w:cs="Times New Roman" w:hint="eastAsia"/>
          <w:b/>
        </w:rPr>
      </w:pPr>
    </w:p>
    <w:p w14:paraId="0CE9F8C3" w14:textId="77777777" w:rsidR="000B5B9A" w:rsidRDefault="000B5B9A" w:rsidP="00F91F1E">
      <w:pPr>
        <w:rPr>
          <w:rFonts w:ascii="Times New Roman" w:eastAsia="맑은 고딕" w:hAnsi="Times New Roman" w:cs="Times New Roman"/>
          <w:b/>
        </w:rPr>
      </w:pPr>
    </w:p>
    <w:p w14:paraId="06F91567" w14:textId="77777777" w:rsidR="000B5B9A" w:rsidRDefault="000D3C08" w:rsidP="00F91F1E">
      <w:pPr>
        <w:rPr>
          <w:rFonts w:ascii="Times New Roman" w:eastAsia="맑은 고딕" w:hAnsi="Times New Roman" w:cs="Times New Roman"/>
        </w:rPr>
      </w:pPr>
      <w:r>
        <w:rPr>
          <w:rFonts w:ascii="Times New Roman" w:eastAsia="맑은 고딕" w:hAnsi="Times New Roman" w:cs="Times New Roman"/>
        </w:rPr>
        <w:t>F</w:t>
      </w:r>
      <w:r w:rsidR="000B5B9A">
        <w:rPr>
          <w:rFonts w:ascii="Times New Roman" w:eastAsia="맑은 고딕" w:hAnsi="Times New Roman" w:cs="Times New Roman" w:hint="eastAsia"/>
        </w:rPr>
        <w:t>acilitate</w:t>
      </w:r>
    </w:p>
    <w:p w14:paraId="1CB6CB9D" w14:textId="77777777" w:rsidR="000D3C08" w:rsidRDefault="000D3C08" w:rsidP="00F91F1E">
      <w:pPr>
        <w:rPr>
          <w:rFonts w:ascii="Times New Roman" w:eastAsia="맑은 고딕" w:hAnsi="Times New Roman" w:cs="Times New Roman"/>
        </w:rPr>
      </w:pPr>
    </w:p>
    <w:p w14:paraId="2BAE0C8B" w14:textId="77777777" w:rsidR="000D3C08" w:rsidRPr="00A64AAC" w:rsidRDefault="000D3C08" w:rsidP="00F91F1E">
      <w:pPr>
        <w:rPr>
          <w:rFonts w:ascii="Times New Roman" w:eastAsia="맑은 고딕" w:hAnsi="Times New Roman" w:cs="Times New Roman"/>
          <w:color w:val="FF0000"/>
        </w:rPr>
      </w:pPr>
      <w:r w:rsidRPr="00A64AAC">
        <w:rPr>
          <w:rFonts w:ascii="Times New Roman" w:eastAsia="맑은 고딕" w:hAnsi="Times New Roman" w:cs="Times New Roman" w:hint="eastAsia"/>
          <w:color w:val="FF0000"/>
        </w:rPr>
        <w:t>식각</w:t>
      </w:r>
      <w:r w:rsidRPr="00A64AAC">
        <w:rPr>
          <w:rFonts w:ascii="Times New Roman" w:eastAsia="맑은 고딕" w:hAnsi="Times New Roman" w:cs="Times New Roman" w:hint="eastAsia"/>
          <w:color w:val="FF0000"/>
        </w:rPr>
        <w:t xml:space="preserve"> </w:t>
      </w:r>
      <w:proofErr w:type="spellStart"/>
      <w:r w:rsidRPr="00A64AAC">
        <w:rPr>
          <w:rFonts w:ascii="Times New Roman" w:eastAsia="맑은 고딕" w:hAnsi="Times New Roman" w:cs="Times New Roman" w:hint="eastAsia"/>
          <w:color w:val="FF0000"/>
        </w:rPr>
        <w:t>선택비</w:t>
      </w:r>
      <w:proofErr w:type="spellEnd"/>
      <w:r w:rsidRPr="00A64AAC">
        <w:rPr>
          <w:rFonts w:ascii="Times New Roman" w:eastAsia="맑은 고딕" w:hAnsi="Times New Roman" w:cs="Times New Roman" w:hint="eastAsia"/>
          <w:color w:val="FF0000"/>
        </w:rPr>
        <w:t xml:space="preserve">/ </w:t>
      </w:r>
      <w:r w:rsidRPr="00A64AAC">
        <w:rPr>
          <w:rFonts w:ascii="Times New Roman" w:eastAsia="맑은 고딕" w:hAnsi="Times New Roman" w:cs="Times New Roman" w:hint="eastAsia"/>
          <w:color w:val="FF0000"/>
        </w:rPr>
        <w:t>식각</w:t>
      </w:r>
      <w:r w:rsidRPr="00A64AAC">
        <w:rPr>
          <w:rFonts w:ascii="Times New Roman" w:eastAsia="맑은 고딕" w:hAnsi="Times New Roman" w:cs="Times New Roman" w:hint="eastAsia"/>
          <w:color w:val="FF0000"/>
        </w:rPr>
        <w:t xml:space="preserve"> </w:t>
      </w:r>
      <w:proofErr w:type="spellStart"/>
      <w:r w:rsidRPr="00A64AAC">
        <w:rPr>
          <w:rFonts w:ascii="Times New Roman" w:eastAsia="맑은 고딕" w:hAnsi="Times New Roman" w:cs="Times New Roman" w:hint="eastAsia"/>
          <w:color w:val="FF0000"/>
        </w:rPr>
        <w:t>선택성</w:t>
      </w:r>
      <w:proofErr w:type="spellEnd"/>
      <w:r w:rsidRPr="00A64AAC">
        <w:rPr>
          <w:rFonts w:ascii="Times New Roman" w:eastAsia="맑은 고딕" w:hAnsi="Times New Roman" w:cs="Times New Roman" w:hint="eastAsia"/>
          <w:color w:val="FF0000"/>
        </w:rPr>
        <w:t xml:space="preserve"> </w:t>
      </w:r>
      <w:r w:rsidRPr="00A64AAC">
        <w:rPr>
          <w:rFonts w:ascii="Times New Roman" w:eastAsia="맑은 고딕" w:hAnsi="Times New Roman" w:cs="Times New Roman" w:hint="eastAsia"/>
          <w:color w:val="FF0000"/>
        </w:rPr>
        <w:t>최소화</w:t>
      </w:r>
    </w:p>
    <w:p w14:paraId="4F24076A" w14:textId="77777777" w:rsidR="000D3C08" w:rsidRDefault="000D3C08" w:rsidP="00F91F1E">
      <w:pPr>
        <w:rPr>
          <w:color w:val="FF0000"/>
        </w:rPr>
      </w:pPr>
      <w:r w:rsidRPr="00A64AAC">
        <w:rPr>
          <w:color w:val="FF0000"/>
        </w:rPr>
        <w:t xml:space="preserve">The first </w:t>
      </w:r>
      <w:r w:rsidRPr="00A64AAC">
        <w:rPr>
          <w:rFonts w:hint="eastAsia"/>
          <w:color w:val="FF0000"/>
        </w:rPr>
        <w:t xml:space="preserve">and second </w:t>
      </w:r>
      <w:r w:rsidRPr="00A64AAC">
        <w:rPr>
          <w:color w:val="FF0000"/>
        </w:rPr>
        <w:t>layer</w:t>
      </w:r>
      <w:r w:rsidRPr="00A64AAC">
        <w:rPr>
          <w:rFonts w:hint="eastAsia"/>
          <w:color w:val="FF0000"/>
        </w:rPr>
        <w:t>s</w:t>
      </w:r>
      <w:r w:rsidRPr="00A64AAC">
        <w:rPr>
          <w:color w:val="FF0000"/>
        </w:rPr>
        <w:t xml:space="preserve"> may be formed of material</w:t>
      </w:r>
      <w:r w:rsidRPr="00A64AAC">
        <w:rPr>
          <w:rFonts w:hint="eastAsia"/>
          <w:color w:val="FF0000"/>
        </w:rPr>
        <w:t>s</w:t>
      </w:r>
      <w:r w:rsidRPr="00A64AAC">
        <w:rPr>
          <w:color w:val="FF0000"/>
        </w:rPr>
        <w:t xml:space="preserve"> having an etch selectivity to each other.  For instance, the first layer may include a material that is etched at a slower rate than a material of the second layer with respect to a </w:t>
      </w:r>
      <w:r w:rsidRPr="00A64AAC">
        <w:rPr>
          <w:rFonts w:hint="eastAsia"/>
          <w:color w:val="FF0000"/>
        </w:rPr>
        <w:t>first</w:t>
      </w:r>
      <w:r w:rsidRPr="00A64AAC">
        <w:rPr>
          <w:color w:val="FF0000"/>
        </w:rPr>
        <w:t xml:space="preserve"> layer material etchant.  </w:t>
      </w:r>
    </w:p>
    <w:p w14:paraId="343D3BF5" w14:textId="77777777" w:rsidR="00574AD9" w:rsidRDefault="00574AD9" w:rsidP="00F91F1E">
      <w:pPr>
        <w:rPr>
          <w:color w:val="FF0000"/>
        </w:rPr>
      </w:pPr>
    </w:p>
    <w:p w14:paraId="2C3206AA" w14:textId="77777777" w:rsidR="00CC416E" w:rsidRDefault="00574AD9" w:rsidP="00F91F1E">
      <w:pPr>
        <w:rPr>
          <w:color w:val="FF0000"/>
        </w:rPr>
      </w:pPr>
      <w:r w:rsidRPr="00574AD9">
        <w:rPr>
          <w:color w:val="FF0000"/>
        </w:rPr>
        <w:t xml:space="preserve">Trench sidewall oxide 360 may be </w:t>
      </w:r>
      <w:r w:rsidRPr="00574AD9">
        <w:t>grown at a temperature in the range of approximately 900-1050.degree. C. to a thickness in the range of approximately 150-350 .ANG</w:t>
      </w:r>
      <w:r w:rsidRPr="00574AD9">
        <w:rPr>
          <w:color w:val="FF0000"/>
        </w:rPr>
        <w:t>..</w:t>
      </w:r>
    </w:p>
    <w:p w14:paraId="16366760" w14:textId="77777777" w:rsidR="00574AD9" w:rsidRDefault="00574AD9" w:rsidP="00F91F1E">
      <w:pPr>
        <w:rPr>
          <w:color w:val="FF0000"/>
        </w:rPr>
      </w:pPr>
      <w:r>
        <w:rPr>
          <w:rFonts w:hint="eastAsia"/>
          <w:color w:val="FF0000"/>
        </w:rPr>
        <w:t>T</w:t>
      </w:r>
      <w:r w:rsidRPr="00574AD9">
        <w:rPr>
          <w:color w:val="FF0000"/>
        </w:rPr>
        <w:t>he high-temperature bonding may be performed at a temperature of approximately 330 degrees Fahrenheit and a pressure of approximately 480 PSI for a duration of approximately 20 minutes.</w:t>
      </w:r>
    </w:p>
    <w:p w14:paraId="40288985" w14:textId="77777777" w:rsidR="009007F9" w:rsidRDefault="009007F9" w:rsidP="00F91F1E">
      <w:pPr>
        <w:rPr>
          <w:color w:val="FF0000"/>
        </w:rPr>
      </w:pPr>
    </w:p>
    <w:p w14:paraId="6E307D45" w14:textId="77777777" w:rsidR="009007F9" w:rsidRDefault="00BE7B58" w:rsidP="00F91F1E">
      <w:pPr>
        <w:rPr>
          <w:color w:val="FF0000"/>
        </w:rPr>
      </w:pPr>
      <w:r w:rsidRPr="00064C7D">
        <w:rPr>
          <w:rFonts w:ascii="Times New Roman" w:eastAsia="맑은 고딕" w:hAnsi="Times New Roman"/>
          <w:color w:val="000000"/>
          <w:sz w:val="24"/>
        </w:rPr>
        <w:t xml:space="preserve">Except </w:t>
      </w:r>
      <w:r w:rsidRPr="00064C7D">
        <w:rPr>
          <w:rFonts w:ascii="Times New Roman" w:eastAsia="맑은 고딕" w:hAnsi="Times New Roman" w:hint="eastAsia"/>
          <w:color w:val="000000"/>
          <w:sz w:val="24"/>
          <w:szCs w:val="20"/>
        </w:rPr>
        <w:t>for particulars mentioned below, t</w:t>
      </w:r>
      <w:r>
        <w:rPr>
          <w:rFonts w:ascii="Times New Roman" w:eastAsia="맑은 고딕" w:hAnsi="Times New Roman" w:hint="eastAsia"/>
          <w:color w:val="000000"/>
          <w:sz w:val="24"/>
        </w:rPr>
        <w:t xml:space="preserve">he word </w:t>
      </w:r>
      <w:r w:rsidRPr="00064C7D">
        <w:rPr>
          <w:rFonts w:ascii="Times New Roman" w:eastAsia="맑은 고딕" w:hAnsi="Times New Roman"/>
          <w:color w:val="000000"/>
          <w:sz w:val="24"/>
          <w:szCs w:val="20"/>
        </w:rPr>
        <w:t>“</w:t>
      </w:r>
      <w:r w:rsidRPr="00064C7D">
        <w:rPr>
          <w:rFonts w:ascii="Times New Roman" w:eastAsia="맑은 고딕" w:hAnsi="Times New Roman" w:hint="eastAsia"/>
          <w:color w:val="000000"/>
          <w:sz w:val="24"/>
        </w:rPr>
        <w:t>deposition</w:t>
      </w:r>
      <w:r w:rsidRPr="00064C7D">
        <w:rPr>
          <w:rFonts w:ascii="Times New Roman" w:eastAsia="맑은 고딕" w:hAnsi="Times New Roman"/>
          <w:color w:val="000000"/>
          <w:sz w:val="24"/>
        </w:rPr>
        <w:t>”</w:t>
      </w:r>
      <w:r w:rsidRPr="00064C7D">
        <w:rPr>
          <w:rFonts w:ascii="Times New Roman" w:eastAsia="맑은 고딕" w:hAnsi="Times New Roman" w:hint="eastAsia"/>
          <w:color w:val="000000"/>
          <w:sz w:val="24"/>
        </w:rPr>
        <w:t xml:space="preserve"> or </w:t>
      </w:r>
      <w:r w:rsidRPr="00064C7D">
        <w:rPr>
          <w:rFonts w:ascii="Times New Roman" w:eastAsia="맑은 고딕" w:hAnsi="Times New Roman"/>
          <w:color w:val="000000"/>
          <w:sz w:val="24"/>
        </w:rPr>
        <w:t>“</w:t>
      </w:r>
      <w:r w:rsidRPr="00064C7D">
        <w:rPr>
          <w:rFonts w:ascii="Times New Roman" w:eastAsia="맑은 고딕" w:hAnsi="Times New Roman" w:hint="eastAsia"/>
          <w:color w:val="000000"/>
          <w:sz w:val="24"/>
        </w:rPr>
        <w:t>deposition process</w:t>
      </w:r>
      <w:r w:rsidRPr="00064C7D">
        <w:rPr>
          <w:rFonts w:ascii="Times New Roman" w:eastAsia="맑은 고딕" w:hAnsi="Times New Roman"/>
          <w:color w:val="000000"/>
          <w:sz w:val="24"/>
        </w:rPr>
        <w:t>”</w:t>
      </w:r>
      <w:r w:rsidRPr="00064C7D">
        <w:rPr>
          <w:rFonts w:ascii="Times New Roman" w:eastAsia="맑은 고딕" w:hAnsi="Times New Roman" w:hint="eastAsia"/>
          <w:color w:val="000000"/>
          <w:sz w:val="24"/>
        </w:rPr>
        <w:t xml:space="preserve"> </w:t>
      </w:r>
      <w:r>
        <w:rPr>
          <w:rFonts w:ascii="Times New Roman" w:eastAsia="맑은 고딕" w:hAnsi="Times New Roman" w:hint="eastAsia"/>
          <w:color w:val="000000"/>
          <w:sz w:val="24"/>
        </w:rPr>
        <w:t xml:space="preserve">to be used </w:t>
      </w:r>
      <w:r w:rsidRPr="00064C7D">
        <w:rPr>
          <w:rFonts w:ascii="Times New Roman" w:eastAsia="맑은 고딕" w:hAnsi="Times New Roman" w:hint="eastAsia"/>
          <w:color w:val="000000"/>
          <w:sz w:val="24"/>
        </w:rPr>
        <w:t>in the specification may be one of various deposition techniques</w:t>
      </w:r>
      <w:r w:rsidRPr="00BD6F35">
        <w:rPr>
          <w:rFonts w:ascii="Times New Roman" w:eastAsia="맑은 고딕" w:hAnsi="Times New Roman" w:hint="eastAsia"/>
          <w:color w:val="000000"/>
          <w:sz w:val="24"/>
        </w:rPr>
        <w:t xml:space="preserve"> known in this technical field</w:t>
      </w:r>
      <w:r w:rsidRPr="00064C7D">
        <w:rPr>
          <w:rFonts w:ascii="Times New Roman" w:eastAsia="맑은 고딕" w:hAnsi="Times New Roman" w:hint="eastAsia"/>
          <w:color w:val="000000"/>
          <w:sz w:val="24"/>
        </w:rPr>
        <w:t>.</w:t>
      </w:r>
    </w:p>
    <w:p w14:paraId="5542A49F" w14:textId="77777777" w:rsidR="009007F9" w:rsidRDefault="009007F9" w:rsidP="00F91F1E">
      <w:pPr>
        <w:rPr>
          <w:color w:val="FF0000"/>
        </w:rPr>
      </w:pPr>
    </w:p>
    <w:p w14:paraId="78B2389B" w14:textId="77777777" w:rsidR="009007F9" w:rsidRPr="009007F9" w:rsidRDefault="009007F9" w:rsidP="009007F9">
      <w:pPr>
        <w:wordWrap/>
        <w:snapToGrid w:val="0"/>
        <w:spacing w:after="0" w:line="480" w:lineRule="auto"/>
        <w:rPr>
          <w:rFonts w:ascii="Times New Roman" w:eastAsia="맑은 고딕" w:hAnsi="Times New Roman" w:cs="Times New Roman"/>
          <w:sz w:val="26"/>
          <w:szCs w:val="26"/>
        </w:rPr>
      </w:pPr>
      <w:r w:rsidRPr="009007F9">
        <w:rPr>
          <w:rFonts w:ascii="Times New Roman" w:eastAsia="맑은 고딕" w:hAnsi="Times New Roman" w:cs="Times New Roman"/>
          <w:sz w:val="26"/>
          <w:szCs w:val="26"/>
          <w:highlight w:val="yellow"/>
        </w:rPr>
        <w:t xml:space="preserve">an electrode structure including electrodes </w:t>
      </w:r>
      <w:del w:id="4" w:author="만든 이">
        <w:r w:rsidRPr="009007F9">
          <w:rPr>
            <w:rFonts w:ascii="Times New Roman" w:eastAsia="맑은 고딕" w:hAnsi="Times New Roman" w:cs="Times New Roman"/>
            <w:sz w:val="24"/>
            <w:highlight w:val="yellow"/>
          </w:rPr>
          <w:delText xml:space="preserve">sequentially </w:delText>
        </w:r>
      </w:del>
      <w:r w:rsidRPr="009007F9">
        <w:rPr>
          <w:rFonts w:ascii="Times New Roman" w:eastAsia="맑은 고딕" w:hAnsi="Times New Roman" w:cs="Times New Roman"/>
          <w:sz w:val="26"/>
          <w:szCs w:val="26"/>
          <w:highlight w:val="yellow"/>
        </w:rPr>
        <w:t xml:space="preserve">stacked </w:t>
      </w:r>
      <w:ins w:id="5" w:author="만든 이">
        <w:r w:rsidRPr="009007F9">
          <w:rPr>
            <w:rFonts w:ascii="Times New Roman" w:eastAsia="맑은 고딕" w:hAnsi="Times New Roman" w:cs="Times New Roman"/>
            <w:sz w:val="26"/>
            <w:szCs w:val="26"/>
            <w:highlight w:val="yellow"/>
          </w:rPr>
          <w:t xml:space="preserve">one over the other in a vertical direction </w:t>
        </w:r>
      </w:ins>
      <w:r w:rsidRPr="009007F9">
        <w:rPr>
          <w:rFonts w:ascii="Times New Roman" w:eastAsia="맑은 고딕" w:hAnsi="Times New Roman" w:cs="Times New Roman"/>
          <w:sz w:val="26"/>
          <w:szCs w:val="26"/>
          <w:highlight w:val="yellow"/>
        </w:rPr>
        <w:t xml:space="preserve">on </w:t>
      </w:r>
      <w:del w:id="6" w:author="만든 이">
        <w:r w:rsidRPr="009007F9">
          <w:rPr>
            <w:rFonts w:ascii="Times New Roman" w:eastAsia="맑은 고딕" w:hAnsi="Times New Roman" w:cs="Times New Roman" w:hint="eastAsia"/>
            <w:sz w:val="24"/>
            <w:highlight w:val="yellow"/>
          </w:rPr>
          <w:delText>a</w:delText>
        </w:r>
      </w:del>
      <w:ins w:id="7" w:author="만든 이">
        <w:r w:rsidRPr="009007F9">
          <w:rPr>
            <w:rFonts w:ascii="Times New Roman" w:eastAsia="맑은 고딕" w:hAnsi="Times New Roman" w:cs="Times New Roman"/>
            <w:sz w:val="26"/>
            <w:szCs w:val="26"/>
            <w:highlight w:val="yellow"/>
          </w:rPr>
          <w:t>the</w:t>
        </w:r>
      </w:ins>
      <w:r w:rsidRPr="009007F9">
        <w:rPr>
          <w:rFonts w:ascii="Times New Roman" w:eastAsia="맑은 고딕" w:hAnsi="Times New Roman" w:cs="Times New Roman"/>
          <w:sz w:val="26"/>
          <w:szCs w:val="26"/>
          <w:highlight w:val="yellow"/>
        </w:rPr>
        <w:t xml:space="preserve"> substrate;</w:t>
      </w:r>
    </w:p>
    <w:p w14:paraId="68329222" w14:textId="77777777" w:rsidR="005F7D8E" w:rsidRDefault="005F7D8E">
      <w:pPr>
        <w:widowControl/>
        <w:wordWrap/>
        <w:autoSpaceDE/>
        <w:autoSpaceDN/>
        <w:rPr>
          <w:color w:val="FF0000"/>
        </w:rPr>
      </w:pPr>
      <w:r>
        <w:rPr>
          <w:color w:val="FF0000"/>
        </w:rPr>
        <w:br w:type="page"/>
      </w:r>
    </w:p>
    <w:p w14:paraId="771D1E0E" w14:textId="77777777" w:rsidR="00D831D3" w:rsidRDefault="00D831D3" w:rsidP="00D831D3">
      <w:pPr>
        <w:pStyle w:val="1"/>
        <w:numPr>
          <w:ilvl w:val="0"/>
          <w:numId w:val="6"/>
        </w:numPr>
        <w:wordWrap/>
        <w:snapToGrid w:val="0"/>
        <w:spacing w:after="0" w:line="480" w:lineRule="auto"/>
        <w:ind w:leftChars="0"/>
        <w:rPr>
          <w:rFonts w:ascii="Times New Roman" w:hAnsi="Times New Roman"/>
          <w:sz w:val="26"/>
          <w:szCs w:val="26"/>
        </w:rPr>
      </w:pPr>
      <w:r>
        <w:rPr>
          <w:rFonts w:ascii="Times New Roman" w:hAnsi="Times New Roman"/>
          <w:sz w:val="26"/>
          <w:szCs w:val="26"/>
        </w:rPr>
        <w:t xml:space="preserve">For certain </w:t>
      </w:r>
      <w:r w:rsidRPr="00FC6779">
        <w:rPr>
          <w:rFonts w:ascii="Times New Roman" w:hAnsi="Times New Roman"/>
          <w:sz w:val="26"/>
          <w:szCs w:val="26"/>
        </w:rPr>
        <w:t xml:space="preserve">technical features related to cell array and other regions </w:t>
      </w:r>
      <w:r>
        <w:rPr>
          <w:rFonts w:ascii="Times New Roman" w:hAnsi="Times New Roman"/>
          <w:sz w:val="26"/>
          <w:szCs w:val="26"/>
        </w:rPr>
        <w:t>of a semiconductor device</w:t>
      </w:r>
      <w:r w:rsidRPr="00FC6779">
        <w:rPr>
          <w:rFonts w:ascii="Times New Roman" w:hAnsi="Times New Roman"/>
          <w:sz w:val="26"/>
          <w:szCs w:val="26"/>
        </w:rPr>
        <w:t xml:space="preserve"> (e.g., a peripheral region or a connection region)</w:t>
      </w:r>
      <w:r>
        <w:rPr>
          <w:rFonts w:ascii="Times New Roman" w:hAnsi="Times New Roman"/>
          <w:sz w:val="26"/>
          <w:szCs w:val="26"/>
        </w:rPr>
        <w:t>, r</w:t>
      </w:r>
      <w:r w:rsidRPr="001F48D3">
        <w:rPr>
          <w:rFonts w:ascii="Times New Roman" w:hAnsi="Times New Roman"/>
          <w:sz w:val="26"/>
          <w:szCs w:val="26"/>
        </w:rPr>
        <w:t xml:space="preserve">eference may be made to U.S. Patent Publication Nos. </w:t>
      </w:r>
      <w:r w:rsidRPr="001F48D3">
        <w:rPr>
          <w:rFonts w:ascii="Times New Roman" w:hAnsi="Times New Roman"/>
          <w:bCs/>
          <w:sz w:val="26"/>
          <w:szCs w:val="26"/>
        </w:rPr>
        <w:t>2011/0147801, 2011/0092038</w:t>
      </w:r>
      <w:r w:rsidRPr="001F48D3">
        <w:rPr>
          <w:rFonts w:ascii="Times New Roman" w:hAnsi="Times New Roman"/>
          <w:sz w:val="26"/>
          <w:szCs w:val="26"/>
        </w:rPr>
        <w:t xml:space="preserve">, and </w:t>
      </w:r>
      <w:r w:rsidRPr="001F48D3">
        <w:rPr>
          <w:rFonts w:ascii="Times New Roman" w:hAnsi="Times New Roman"/>
          <w:bCs/>
          <w:sz w:val="26"/>
          <w:szCs w:val="26"/>
        </w:rPr>
        <w:t xml:space="preserve">2009/0310415, </w:t>
      </w:r>
      <w:r>
        <w:rPr>
          <w:rFonts w:ascii="Times New Roman" w:hAnsi="Times New Roman"/>
          <w:sz w:val="26"/>
          <w:szCs w:val="26"/>
        </w:rPr>
        <w:t>the</w:t>
      </w:r>
      <w:r w:rsidRPr="00FC6779">
        <w:rPr>
          <w:rFonts w:ascii="Times New Roman" w:hAnsi="Times New Roman"/>
          <w:sz w:val="26"/>
          <w:szCs w:val="26"/>
        </w:rPr>
        <w:t xml:space="preserve"> contents </w:t>
      </w:r>
      <w:r>
        <w:rPr>
          <w:rFonts w:ascii="Times New Roman" w:hAnsi="Times New Roman"/>
          <w:sz w:val="26"/>
          <w:szCs w:val="26"/>
        </w:rPr>
        <w:t>of which are hereby incorporated by reference</w:t>
      </w:r>
      <w:r w:rsidRPr="00FC6779">
        <w:rPr>
          <w:rFonts w:ascii="Times New Roman" w:hAnsi="Times New Roman"/>
          <w:sz w:val="26"/>
          <w:szCs w:val="26"/>
        </w:rPr>
        <w:t>.</w:t>
      </w:r>
      <w:r w:rsidRPr="00AD00D2">
        <w:rPr>
          <w:rFonts w:ascii="Times New Roman" w:hAnsi="Times New Roman"/>
          <w:sz w:val="26"/>
          <w:szCs w:val="26"/>
        </w:rPr>
        <w:t xml:space="preserve"> </w:t>
      </w:r>
      <w:r>
        <w:rPr>
          <w:rFonts w:ascii="Times New Roman" w:hAnsi="Times New Roman"/>
          <w:bCs/>
          <w:sz w:val="26"/>
          <w:szCs w:val="26"/>
        </w:rPr>
        <w:t>Reference may also be made</w:t>
      </w:r>
      <w:r w:rsidRPr="001F48D3">
        <w:rPr>
          <w:rFonts w:ascii="Times New Roman" w:hAnsi="Times New Roman"/>
          <w:bCs/>
          <w:sz w:val="26"/>
          <w:szCs w:val="26"/>
        </w:rPr>
        <w:t xml:space="preserve"> to </w:t>
      </w:r>
      <w:r w:rsidRPr="001F48D3">
        <w:rPr>
          <w:rFonts w:ascii="Times New Roman" w:hAnsi="Times New Roman"/>
          <w:sz w:val="26"/>
          <w:szCs w:val="26"/>
        </w:rPr>
        <w:t xml:space="preserve">U.S. Patent </w:t>
      </w:r>
      <w:r>
        <w:rPr>
          <w:rFonts w:ascii="Times New Roman" w:hAnsi="Times New Roman"/>
          <w:sz w:val="26"/>
          <w:szCs w:val="26"/>
        </w:rPr>
        <w:t>Application</w:t>
      </w:r>
      <w:r w:rsidRPr="001F48D3">
        <w:rPr>
          <w:rFonts w:ascii="Times New Roman" w:hAnsi="Times New Roman"/>
          <w:sz w:val="26"/>
          <w:szCs w:val="26"/>
        </w:rPr>
        <w:t xml:space="preserve"> Nos.</w:t>
      </w:r>
      <w:r>
        <w:rPr>
          <w:rFonts w:ascii="Times New Roman" w:hAnsi="Times New Roman"/>
          <w:sz w:val="26"/>
          <w:szCs w:val="26"/>
        </w:rPr>
        <w:t xml:space="preserve"> </w:t>
      </w:r>
      <w:r w:rsidRPr="001F48D3">
        <w:rPr>
          <w:rFonts w:ascii="Times New Roman" w:hAnsi="Times New Roman"/>
          <w:sz w:val="26"/>
          <w:szCs w:val="26"/>
        </w:rPr>
        <w:t xml:space="preserve">12/981,625 </w:t>
      </w:r>
      <w:r>
        <w:rPr>
          <w:rFonts w:ascii="Times New Roman" w:hAnsi="Times New Roman"/>
          <w:sz w:val="26"/>
          <w:szCs w:val="26"/>
        </w:rPr>
        <w:t>and</w:t>
      </w:r>
      <w:r w:rsidRPr="00FC6779">
        <w:rPr>
          <w:rFonts w:ascii="Times New Roman" w:hAnsi="Times New Roman"/>
          <w:sz w:val="26"/>
          <w:szCs w:val="26"/>
        </w:rPr>
        <w:t xml:space="preserve"> 13/012,485</w:t>
      </w:r>
      <w:r w:rsidRPr="001F48D3">
        <w:rPr>
          <w:rFonts w:ascii="Times New Roman" w:hAnsi="Times New Roman"/>
          <w:sz w:val="26"/>
          <w:szCs w:val="26"/>
        </w:rPr>
        <w:t>,</w:t>
      </w:r>
      <w:r w:rsidRPr="00FC6779">
        <w:rPr>
          <w:rFonts w:ascii="Times New Roman" w:hAnsi="Times New Roman"/>
          <w:sz w:val="26"/>
          <w:szCs w:val="26"/>
        </w:rPr>
        <w:t xml:space="preserve"> filed on </w:t>
      </w:r>
      <w:smartTag w:uri="urn:schemas-microsoft-com:office:smarttags" w:element="date">
        <w:smartTagPr>
          <w:attr w:name="Month" w:val="12"/>
          <w:attr w:name="Day" w:val="30"/>
          <w:attr w:name="Year" w:val="2010"/>
        </w:smartTagPr>
        <w:r w:rsidRPr="00FC6779">
          <w:rPr>
            <w:rFonts w:ascii="Times New Roman" w:hAnsi="Times New Roman"/>
            <w:sz w:val="26"/>
            <w:szCs w:val="26"/>
          </w:rPr>
          <w:t>December 30, 2010</w:t>
        </w:r>
      </w:smartTag>
      <w:r>
        <w:rPr>
          <w:rFonts w:ascii="Times New Roman" w:hAnsi="Times New Roman"/>
          <w:sz w:val="26"/>
          <w:szCs w:val="26"/>
        </w:rPr>
        <w:t xml:space="preserve"> and</w:t>
      </w:r>
      <w:r w:rsidRPr="00FC6779">
        <w:rPr>
          <w:rFonts w:ascii="Times New Roman" w:hAnsi="Times New Roman"/>
          <w:sz w:val="26"/>
          <w:szCs w:val="26"/>
        </w:rPr>
        <w:t xml:space="preserve"> </w:t>
      </w:r>
      <w:smartTag w:uri="urn:schemas-microsoft-com:office:smarttags" w:element="date">
        <w:smartTagPr>
          <w:attr w:name="Month" w:val="1"/>
          <w:attr w:name="Day" w:val="24"/>
          <w:attr w:name="Year" w:val="2011"/>
        </w:smartTagPr>
        <w:r w:rsidRPr="00FC6779">
          <w:rPr>
            <w:rFonts w:ascii="Times New Roman" w:hAnsi="Times New Roman"/>
            <w:sz w:val="26"/>
            <w:szCs w:val="26"/>
          </w:rPr>
          <w:t>January 24, 2011</w:t>
        </w:r>
      </w:smartTag>
      <w:r>
        <w:rPr>
          <w:rFonts w:ascii="Times New Roman" w:hAnsi="Times New Roman"/>
          <w:sz w:val="26"/>
          <w:szCs w:val="26"/>
        </w:rPr>
        <w:t>, respectively, and the contents of which are also hereby incorporated by reference.</w:t>
      </w:r>
    </w:p>
    <w:p w14:paraId="3316FB05" w14:textId="77777777" w:rsidR="00D831D3" w:rsidRDefault="00D831D3">
      <w:pPr>
        <w:widowControl/>
        <w:wordWrap/>
        <w:autoSpaceDE/>
        <w:autoSpaceDN/>
        <w:rPr>
          <w:color w:val="FF0000"/>
        </w:rPr>
      </w:pPr>
    </w:p>
    <w:p w14:paraId="13A8B314" w14:textId="77777777" w:rsidR="005F7D8E" w:rsidRPr="0094227B" w:rsidRDefault="005F7D8E" w:rsidP="005F7D8E">
      <w:pPr>
        <w:snapToGrid w:val="0"/>
        <w:spacing w:line="300" w:lineRule="auto"/>
        <w:ind w:firstLine="850"/>
        <w:textAlignment w:val="center"/>
        <w:rPr>
          <w:rFonts w:ascii="맑은 고딕" w:hAnsi="맑은 고딕"/>
        </w:rPr>
      </w:pPr>
      <w:r w:rsidRPr="0094227B">
        <w:rPr>
          <w:rFonts w:ascii="맑은 고딕" w:hAnsi="맑은 고딕"/>
        </w:rPr>
        <w:t xml:space="preserve">The invention </w:t>
      </w:r>
      <w:r w:rsidRPr="0094227B">
        <w:rPr>
          <w:rFonts w:ascii="맑은 고딕" w:hAnsi="맑은 고딕" w:hint="eastAsia"/>
        </w:rPr>
        <w:t>will be</w:t>
      </w:r>
      <w:r w:rsidRPr="0094227B">
        <w:rPr>
          <w:rFonts w:ascii="맑은 고딕" w:hAnsi="맑은 고딕"/>
        </w:rPr>
        <w:t xml:space="preserve"> described more fully hereinafter with reference to the accompanying drawings, in which</w:t>
      </w:r>
      <w:r w:rsidRPr="0094227B">
        <w:rPr>
          <w:rFonts w:ascii="맑은 고딕" w:hAnsi="맑은 고딕" w:hint="eastAsia"/>
        </w:rPr>
        <w:t xml:space="preserve"> example</w:t>
      </w:r>
      <w:r w:rsidRPr="0094227B">
        <w:rPr>
          <w:rFonts w:ascii="맑은 고딕" w:hAnsi="맑은 고딕"/>
        </w:rPr>
        <w:t xml:space="preserve"> embodiments of the invention are shown.  This invention may, however, be embodied in many different forms and should not be construed as limited to the </w:t>
      </w:r>
      <w:r w:rsidRPr="0094227B">
        <w:rPr>
          <w:rFonts w:ascii="맑은 고딕" w:hAnsi="맑은 고딕" w:hint="eastAsia"/>
        </w:rPr>
        <w:t xml:space="preserve">example </w:t>
      </w:r>
      <w:r w:rsidRPr="0094227B">
        <w:rPr>
          <w:rFonts w:ascii="맑은 고딕" w:hAnsi="맑은 고딕"/>
        </w:rPr>
        <w:t>embodiments set forth herein.  Rather, the</w:t>
      </w:r>
      <w:r w:rsidRPr="0094227B">
        <w:rPr>
          <w:rFonts w:ascii="맑은 고딕" w:hAnsi="맑은 고딕" w:hint="eastAsia"/>
        </w:rPr>
        <w:t xml:space="preserve"> disclosed</w:t>
      </w:r>
      <w:r w:rsidRPr="0094227B">
        <w:rPr>
          <w:rFonts w:ascii="맑은 고딕" w:hAnsi="맑은 고딕"/>
        </w:rPr>
        <w:t xml:space="preserve"> embodiments are provided so that this disclosure will be thorough and complete, and will fully convey the scope of the invention to those skilled in the art.  In the drawings, the size and relative sizes of layers and regions may be exaggerated for clarity.  </w:t>
      </w:r>
      <w:r w:rsidRPr="0094227B">
        <w:rPr>
          <w:rFonts w:ascii="맑은 고딕" w:hAnsi="맑은 고딕"/>
          <w:color w:val="000000"/>
        </w:rPr>
        <w:t>Like numbers refer to like elements throughout.</w:t>
      </w:r>
    </w:p>
    <w:p w14:paraId="49EACBF3" w14:textId="77777777" w:rsidR="005F7D8E" w:rsidRPr="0094227B" w:rsidRDefault="005F7D8E" w:rsidP="005F7D8E">
      <w:pPr>
        <w:snapToGrid w:val="0"/>
        <w:spacing w:line="300" w:lineRule="auto"/>
        <w:ind w:firstLine="850"/>
        <w:textAlignment w:val="center"/>
        <w:rPr>
          <w:rFonts w:ascii="맑은 고딕" w:hAnsi="맑은 고딕"/>
        </w:rPr>
      </w:pPr>
      <w:r w:rsidRPr="0094227B">
        <w:rPr>
          <w:rFonts w:ascii="맑은 고딕" w:hAnsi="맑은 고딕"/>
        </w:rPr>
        <w:t xml:space="preserve">It will be understood that when an element or layer is referred to as being "on", "connected to" </w:t>
      </w:r>
      <w:r w:rsidRPr="0094227B">
        <w:rPr>
          <w:rFonts w:ascii="맑은 고딕" w:hAnsi="맑은 고딕" w:hint="eastAsia"/>
        </w:rPr>
        <w:t>and/</w:t>
      </w:r>
      <w:r w:rsidRPr="0094227B">
        <w:rPr>
          <w:rFonts w:ascii="맑은 고딕" w:hAnsi="맑은 고딕"/>
        </w:rPr>
        <w:t xml:space="preserve">or "coupled to" another element or layer, it can be directly on, connected or coupled to the other element or layer or intervening elements or layers may be present.  In contrast, when an element is referred to as being "directly on," "directly connected to" </w:t>
      </w:r>
      <w:r w:rsidRPr="0094227B">
        <w:rPr>
          <w:rFonts w:ascii="맑은 고딕" w:hAnsi="맑은 고딕" w:hint="eastAsia"/>
        </w:rPr>
        <w:t>and/</w:t>
      </w:r>
      <w:r w:rsidRPr="0094227B">
        <w:rPr>
          <w:rFonts w:ascii="맑은 고딕" w:hAnsi="맑은 고딕"/>
        </w:rPr>
        <w:t xml:space="preserve">or "directly coupled to" another element or layer, there are no intervening elements or layers present.  As used herein, the term "and/or" </w:t>
      </w:r>
      <w:r w:rsidRPr="0094227B">
        <w:rPr>
          <w:rFonts w:ascii="맑은 고딕" w:hAnsi="맑은 고딕" w:hint="eastAsia"/>
        </w:rPr>
        <w:t xml:space="preserve">may </w:t>
      </w:r>
      <w:r w:rsidRPr="0094227B">
        <w:rPr>
          <w:rFonts w:ascii="맑은 고딕" w:hAnsi="맑은 고딕"/>
        </w:rPr>
        <w:t>include any and all combinations of one or more of the associated listed items.</w:t>
      </w:r>
    </w:p>
    <w:p w14:paraId="4F9F0045" w14:textId="77777777" w:rsidR="005F7D8E" w:rsidRPr="0094227B" w:rsidRDefault="005F7D8E" w:rsidP="005F7D8E">
      <w:pPr>
        <w:snapToGrid w:val="0"/>
        <w:spacing w:line="300" w:lineRule="auto"/>
        <w:ind w:firstLine="850"/>
        <w:textAlignment w:val="center"/>
        <w:rPr>
          <w:rFonts w:ascii="맑은 고딕" w:hAnsi="맑은 고딕"/>
        </w:rPr>
      </w:pPr>
      <w:r w:rsidRPr="0094227B">
        <w:rPr>
          <w:rFonts w:ascii="맑은 고딕" w:hAnsi="맑은 고딕"/>
        </w:rPr>
        <w:t xml:space="preserve">It will be understood that, although the terms first, second, </w:t>
      </w:r>
      <w:r w:rsidRPr="0094227B">
        <w:rPr>
          <w:rFonts w:ascii="맑은 고딕" w:hAnsi="맑은 고딕" w:hint="eastAsia"/>
        </w:rPr>
        <w:t>third</w:t>
      </w:r>
      <w:r w:rsidRPr="0094227B">
        <w:rPr>
          <w:rFonts w:ascii="맑은 고딕" w:hAnsi="맑은 고딕"/>
        </w:rPr>
        <w:t>,</w:t>
      </w:r>
      <w:r w:rsidRPr="0094227B">
        <w:rPr>
          <w:rFonts w:ascii="맑은 고딕" w:hAnsi="맑은 고딕" w:hint="eastAsia"/>
        </w:rPr>
        <w:t xml:space="preserve"> </w:t>
      </w:r>
      <w:r w:rsidRPr="0094227B">
        <w:rPr>
          <w:rFonts w:ascii="맑은 고딕" w:hAnsi="맑은 고딕"/>
        </w:rPr>
        <w:t xml:space="preserve">etc., may be used herein to describe various elements, components, regions, layers and/or sections, these elements, components, regions, layers and/or sections should not be limited by these terms.  These terms </w:t>
      </w:r>
      <w:r w:rsidRPr="0094227B">
        <w:rPr>
          <w:rFonts w:ascii="맑은 고딕" w:hAnsi="맑은 고딕" w:hint="eastAsia"/>
        </w:rPr>
        <w:t>may be</w:t>
      </w:r>
      <w:r w:rsidRPr="0094227B">
        <w:rPr>
          <w:rFonts w:ascii="맑은 고딕" w:hAnsi="맑은 고딕"/>
        </w:rPr>
        <w:t xml:space="preserve"> used to distinguish one element, component, region, layer </w:t>
      </w:r>
      <w:r w:rsidRPr="0094227B">
        <w:rPr>
          <w:rFonts w:ascii="맑은 고딕" w:hAnsi="맑은 고딕" w:hint="eastAsia"/>
        </w:rPr>
        <w:t>and/</w:t>
      </w:r>
      <w:r w:rsidRPr="0094227B">
        <w:rPr>
          <w:rFonts w:ascii="맑은 고딕" w:hAnsi="맑은 고딕"/>
        </w:rPr>
        <w:t xml:space="preserve">or section from another region, layer </w:t>
      </w:r>
      <w:r w:rsidRPr="0094227B">
        <w:rPr>
          <w:rFonts w:ascii="맑은 고딕" w:hAnsi="맑은 고딕" w:hint="eastAsia"/>
        </w:rPr>
        <w:t>and/</w:t>
      </w:r>
      <w:r w:rsidRPr="0094227B">
        <w:rPr>
          <w:rFonts w:ascii="맑은 고딕" w:hAnsi="맑은 고딕"/>
        </w:rPr>
        <w:t xml:space="preserve">or section.  </w:t>
      </w:r>
      <w:r w:rsidRPr="0094227B">
        <w:rPr>
          <w:rFonts w:ascii="맑은 고딕" w:hAnsi="맑은 고딕" w:hint="eastAsia"/>
        </w:rPr>
        <w:t>For example,</w:t>
      </w:r>
      <w:r w:rsidRPr="0094227B">
        <w:rPr>
          <w:rFonts w:ascii="맑은 고딕" w:hAnsi="맑은 고딕"/>
        </w:rPr>
        <w:t xml:space="preserve"> a first element, component, region, layer </w:t>
      </w:r>
      <w:r w:rsidRPr="0094227B">
        <w:rPr>
          <w:rFonts w:ascii="맑은 고딕" w:hAnsi="맑은 고딕" w:hint="eastAsia"/>
        </w:rPr>
        <w:t>and/</w:t>
      </w:r>
      <w:r w:rsidRPr="0094227B">
        <w:rPr>
          <w:rFonts w:ascii="맑은 고딕" w:hAnsi="맑은 고딕"/>
        </w:rPr>
        <w:t xml:space="preserve">or section discussed below could be termed a second element, component, region, layer </w:t>
      </w:r>
      <w:r w:rsidRPr="0094227B">
        <w:rPr>
          <w:rFonts w:ascii="맑은 고딕" w:hAnsi="맑은 고딕" w:hint="eastAsia"/>
        </w:rPr>
        <w:t>and/</w:t>
      </w:r>
      <w:r w:rsidRPr="0094227B">
        <w:rPr>
          <w:rFonts w:ascii="맑은 고딕" w:hAnsi="맑은 고딕"/>
        </w:rPr>
        <w:t>or section without departing from the teachings of the present invention.</w:t>
      </w:r>
    </w:p>
    <w:p w14:paraId="21DA2C7D" w14:textId="77777777" w:rsidR="005F7D8E" w:rsidRPr="0094227B" w:rsidRDefault="005F7D8E" w:rsidP="005F7D8E">
      <w:pPr>
        <w:snapToGrid w:val="0"/>
        <w:spacing w:line="300" w:lineRule="auto"/>
        <w:ind w:firstLine="850"/>
        <w:textAlignment w:val="center"/>
        <w:rPr>
          <w:rFonts w:ascii="맑은 고딕" w:hAnsi="맑은 고딕"/>
        </w:rPr>
      </w:pPr>
      <w:r w:rsidRPr="0094227B">
        <w:rPr>
          <w:rFonts w:ascii="맑은 고딕" w:hAnsi="맑은 고딕"/>
        </w:rPr>
        <w:t xml:space="preserve">Spatially relative terms, such as "below", "lower", "above", "upper", "top", "bottom" and the like, may be used herein for ease of description to describe </w:t>
      </w:r>
      <w:r w:rsidRPr="0094227B">
        <w:rPr>
          <w:rFonts w:ascii="맑은 고딕" w:hAnsi="맑은 고딕" w:hint="eastAsia"/>
        </w:rPr>
        <w:t>an</w:t>
      </w:r>
      <w:r w:rsidRPr="0094227B">
        <w:rPr>
          <w:rFonts w:ascii="맑은 고딕" w:hAnsi="맑은 고딕"/>
        </w:rPr>
        <w:t xml:space="preserve"> element </w:t>
      </w:r>
      <w:r w:rsidRPr="0094227B">
        <w:rPr>
          <w:rFonts w:ascii="맑은 고딕" w:hAnsi="맑은 고딕" w:hint="eastAsia"/>
        </w:rPr>
        <w:t>and/</w:t>
      </w:r>
      <w:r w:rsidRPr="0094227B">
        <w:rPr>
          <w:rFonts w:ascii="맑은 고딕" w:hAnsi="맑은 고딕"/>
        </w:rPr>
        <w:t xml:space="preserve">or </w:t>
      </w:r>
      <w:r w:rsidRPr="0094227B">
        <w:rPr>
          <w:rFonts w:ascii="맑은 고딕" w:hAnsi="맑은 고딕" w:hint="eastAsia"/>
        </w:rPr>
        <w:t xml:space="preserve">a </w:t>
      </w:r>
      <w:r w:rsidRPr="0094227B">
        <w:rPr>
          <w:rFonts w:ascii="맑은 고딕" w:hAnsi="맑은 고딕"/>
        </w:rPr>
        <w:t xml:space="preserve">feature's relationship to another element(s) </w:t>
      </w:r>
      <w:r w:rsidRPr="0094227B">
        <w:rPr>
          <w:rFonts w:ascii="맑은 고딕" w:hAnsi="맑은 고딕" w:hint="eastAsia"/>
        </w:rPr>
        <w:t>and/</w:t>
      </w:r>
      <w:r w:rsidRPr="0094227B">
        <w:rPr>
          <w:rFonts w:ascii="맑은 고딕" w:hAnsi="맑은 고딕"/>
        </w:rPr>
        <w:t>or feature(s) as illustrated in the figures.  It will be understood that the spatially relative terms are intended to encompass different orientations of the device in use or operation in addition to the orientation depicted in the figures.  For example, if the device in the figures is turned over, elements described as "below" other elements or features would then be oriented "above" the other elements or features.  Thus, the example term "below" can encompass both an orientation of above and below.  The device may be otherwise oriented (rotated 90 degrees or at other orientations) and the spatially relative descriptors used herein interpreted accordingly.  Moreover, the term "beneath" also indicates a relationship of one layer or region to another layer or region relative to the substrate, as illustrated in the figures.</w:t>
      </w:r>
    </w:p>
    <w:p w14:paraId="49E96D95" w14:textId="77777777" w:rsidR="005F7D8E" w:rsidRPr="0094227B" w:rsidRDefault="005F7D8E" w:rsidP="005F7D8E">
      <w:pPr>
        <w:snapToGrid w:val="0"/>
        <w:spacing w:line="300" w:lineRule="auto"/>
        <w:ind w:firstLine="850"/>
        <w:textAlignment w:val="center"/>
        <w:rPr>
          <w:rFonts w:ascii="맑은 고딕" w:hAnsi="맑은 고딕"/>
        </w:rPr>
      </w:pPr>
      <w:r w:rsidRPr="0094227B">
        <w:rPr>
          <w:rFonts w:ascii="맑은 고딕" w:hAnsi="맑은 고딕"/>
        </w:rPr>
        <w:t xml:space="preserve">The terminology used herein is for the purpose of describing particular embodiments only and is not intended to be limiting of the invention.  As used herein, the singular </w:t>
      </w:r>
      <w:r w:rsidRPr="0094227B">
        <w:rPr>
          <w:rFonts w:ascii="맑은 고딕" w:hAnsi="맑은 고딕" w:hint="eastAsia"/>
        </w:rPr>
        <w:t>term</w:t>
      </w:r>
      <w:r w:rsidRPr="0094227B">
        <w:rPr>
          <w:rFonts w:ascii="맑은 고딕" w:hAnsi="맑은 고딕"/>
        </w:rPr>
        <w:t>s "a", "an" and "the" are intended to include the plural forms as well, unless the context clearly indicates otherwise.  It will be further understood that the terms "comprises," "comprising," "includes" and/or "including" when used in this specification, specify the presence of stated features, integers, steps, operations, elements, and/or components, but do not preclude the presence or addition of one or more other features, integers, steps, operations, elements, components, and/or groups thereof.</w:t>
      </w:r>
    </w:p>
    <w:p w14:paraId="1B1DD37C" w14:textId="77777777" w:rsidR="005F7D8E" w:rsidRPr="0094227B" w:rsidRDefault="005F7D8E" w:rsidP="005F7D8E">
      <w:pPr>
        <w:snapToGrid w:val="0"/>
        <w:spacing w:line="300" w:lineRule="auto"/>
        <w:ind w:firstLine="850"/>
        <w:textAlignment w:val="center"/>
        <w:rPr>
          <w:rFonts w:ascii="맑은 고딕" w:hAnsi="맑은 고딕"/>
        </w:rPr>
      </w:pPr>
      <w:r w:rsidRPr="0094227B">
        <w:rPr>
          <w:rFonts w:ascii="맑은 고딕" w:hAnsi="맑은 고딕" w:hint="eastAsia"/>
        </w:rPr>
        <w:t>Example e</w:t>
      </w:r>
      <w:r w:rsidRPr="0094227B">
        <w:rPr>
          <w:rFonts w:ascii="맑은 고딕" w:hAnsi="맑은 고딕"/>
        </w:rPr>
        <w:t xml:space="preserve">mbodiments of the invention are described herein with reference to cross-section illustrations that are schematic illustrations of idealized embodiments (and intermediate structures) of the invention.  As such, variations from the shapes of the illustrations as a result, for example, of manufacturing techniques and/or tolerances, </w:t>
      </w:r>
      <w:r w:rsidRPr="0094227B">
        <w:rPr>
          <w:rFonts w:ascii="맑은 고딕" w:hAnsi="맑은 고딕" w:hint="eastAsia"/>
        </w:rPr>
        <w:t>may</w:t>
      </w:r>
      <w:r w:rsidRPr="0094227B">
        <w:rPr>
          <w:rFonts w:ascii="맑은 고딕" w:hAnsi="맑은 고딕"/>
        </w:rPr>
        <w:t xml:space="preserve"> be expected.  Thus, </w:t>
      </w:r>
      <w:r w:rsidRPr="0094227B">
        <w:rPr>
          <w:rFonts w:ascii="맑은 고딕" w:hAnsi="맑은 고딕" w:hint="eastAsia"/>
        </w:rPr>
        <w:t xml:space="preserve">the disclosed example </w:t>
      </w:r>
      <w:r w:rsidRPr="0094227B">
        <w:rPr>
          <w:rFonts w:ascii="맑은 고딕" w:hAnsi="맑은 고딕"/>
        </w:rPr>
        <w:t>embodiments of the invention should not be construed as limited to the particular shapes of regions illustrated herein unless expressly so defined herein, but are to include deviations in shapes that result, for example, from manufacturing.  For example, an implanted region illustrated as a rectangle will, typically, have rounded or curved features and/or a gradient of implant concentration at its edges rather than a binary change from implanted to non-implanted region.  Likewise, a buried region formed by implantation may result in some implantation in the region between the buried region and the surface through which the implantation takes place.  Thus, the regions illustrated in the figures are schematic in nature and their shapes are not intended to illustrate the actual shape of a region of a device and are not intended to limit the scope of the invention, unless expressly so defined herein.</w:t>
      </w:r>
    </w:p>
    <w:p w14:paraId="6246F42B" w14:textId="77777777" w:rsidR="005F7D8E" w:rsidRPr="0094227B" w:rsidRDefault="005F7D8E" w:rsidP="005F7D8E">
      <w:pPr>
        <w:pStyle w:val="a5"/>
        <w:snapToGrid w:val="0"/>
        <w:spacing w:line="300" w:lineRule="auto"/>
        <w:ind w:firstLine="850"/>
        <w:textAlignment w:val="center"/>
        <w:rPr>
          <w:rFonts w:ascii="맑은 고딕" w:hAnsi="맑은 고딕"/>
        </w:rPr>
      </w:pPr>
      <w:r w:rsidRPr="0094227B">
        <w:rPr>
          <w:rFonts w:ascii="맑은 고딕" w:hAnsi="맑은 고딕"/>
        </w:rPr>
        <w:t>Unless otherwise defined, all terms (including technical and scientific terms) used herein have the same meaning as commonly understood by one of ordinary skill in the art to which this invention belongs.  It will be further understood that terms, such as those defined in commonly used dictionaries, should be interpreted as having a meaning that is consistent with their meaning in the context of the relevant art and the present disclosure, and will not be interpreted in an idealized or overly formal sense unless expressly so defined herein.</w:t>
      </w:r>
    </w:p>
    <w:p w14:paraId="5711F155" w14:textId="77777777" w:rsidR="009007F9" w:rsidRDefault="009007F9" w:rsidP="00F91F1E">
      <w:pPr>
        <w:rPr>
          <w:color w:val="FF0000"/>
        </w:rPr>
      </w:pPr>
    </w:p>
    <w:p w14:paraId="6664304E" w14:textId="77777777" w:rsidR="00E5270B" w:rsidRDefault="00E5270B" w:rsidP="00F91F1E">
      <w:pPr>
        <w:rPr>
          <w:color w:val="FF0000"/>
        </w:rPr>
      </w:pPr>
    </w:p>
    <w:p w14:paraId="2C9E05CA" w14:textId="77777777" w:rsidR="00E5270B" w:rsidRDefault="00E5270B" w:rsidP="00F91F1E">
      <w:pPr>
        <w:rPr>
          <w:color w:val="FF0000"/>
        </w:rPr>
      </w:pPr>
    </w:p>
    <w:p w14:paraId="4550EDF9" w14:textId="77777777" w:rsidR="00E5270B" w:rsidRDefault="00E5270B" w:rsidP="00F91F1E">
      <w:pPr>
        <w:rPr>
          <w:color w:val="FF0000"/>
        </w:rPr>
      </w:pPr>
    </w:p>
    <w:p w14:paraId="4CC65042" w14:textId="77777777" w:rsidR="00E5270B" w:rsidRDefault="00E5270B" w:rsidP="00F91F1E">
      <w:pPr>
        <w:rPr>
          <w:color w:val="FF0000"/>
        </w:rPr>
      </w:pPr>
    </w:p>
    <w:p w14:paraId="6F01D5E8" w14:textId="77777777" w:rsidR="00E5270B" w:rsidRDefault="00E5270B">
      <w:pPr>
        <w:widowControl/>
        <w:wordWrap/>
        <w:autoSpaceDE/>
        <w:autoSpaceDN/>
        <w:rPr>
          <w:color w:val="FF0000"/>
        </w:rPr>
      </w:pPr>
      <w:r>
        <w:rPr>
          <w:color w:val="FF0000"/>
        </w:rPr>
        <w:br w:type="page"/>
      </w:r>
    </w:p>
    <w:p w14:paraId="34780EA2" w14:textId="77777777" w:rsidR="00E5270B" w:rsidRPr="000B5AF5" w:rsidRDefault="00E5270B" w:rsidP="00E5270B">
      <w:pPr>
        <w:numPr>
          <w:ilvl w:val="0"/>
          <w:numId w:val="8"/>
        </w:numPr>
        <w:wordWrap/>
        <w:adjustRightInd w:val="0"/>
        <w:snapToGrid w:val="0"/>
        <w:spacing w:after="0" w:line="240" w:lineRule="auto"/>
        <w:rPr>
          <w:rFonts w:ascii="맑은 고딕" w:eastAsia="맑은 고딕"/>
        </w:rPr>
      </w:pPr>
      <w:r w:rsidRPr="00C2732F">
        <w:rPr>
          <w:rFonts w:ascii="맑은 고딕" w:eastAsia="맑은 고딕" w:hint="eastAsia"/>
        </w:rPr>
        <w:t>본</w:t>
      </w:r>
      <w:r w:rsidRPr="00C2732F">
        <w:rPr>
          <w:rFonts w:ascii="맑은 고딕" w:eastAsia="맑은 고딕"/>
        </w:rPr>
        <w:t xml:space="preserve"> 발명의 이점 및 특징, 그리고 그것들을 달성하는 방법은 </w:t>
      </w:r>
      <w:r w:rsidRPr="00C2732F">
        <w:rPr>
          <w:rFonts w:ascii="맑은 고딕" w:eastAsia="맑은 고딕" w:hint="eastAsia"/>
        </w:rPr>
        <w:t>첨부되는</w:t>
      </w:r>
      <w:r w:rsidRPr="00C2732F">
        <w:rPr>
          <w:rFonts w:ascii="맑은 고딕" w:eastAsia="맑은 고딕"/>
        </w:rPr>
        <w:t xml:space="preserve"> 도면과 함께 상세하게 후술되어 있는 실시 예들을 참조하면 명확해질 것</w:t>
      </w:r>
      <w:r w:rsidRPr="00C2732F">
        <w:rPr>
          <w:rFonts w:ascii="맑은 고딕" w:eastAsia="맑은 고딕" w:hint="eastAsia"/>
        </w:rPr>
        <w:t>이다</w:t>
      </w:r>
      <w:r w:rsidRPr="00C2732F">
        <w:rPr>
          <w:rFonts w:ascii="맑은 고딕" w:eastAsia="맑은 고딕"/>
        </w:rPr>
        <w:t>. 그러나 본 발명은 이</w:t>
      </w:r>
      <w:r w:rsidRPr="00C2732F">
        <w:rPr>
          <w:rFonts w:ascii="맑은 고딕" w:eastAsia="맑은 고딕" w:hint="eastAsia"/>
        </w:rPr>
        <w:t>하에서</w:t>
      </w:r>
      <w:r w:rsidRPr="00C2732F">
        <w:rPr>
          <w:rFonts w:ascii="맑은 고딕" w:eastAsia="맑은 고딕"/>
        </w:rPr>
        <w:t xml:space="preserve"> 개시되는 실시 예들에 한정되는 것이 아니라 서로 다른 다양한 형태로 구현될 것이며, 단지 본 실시 </w:t>
      </w:r>
      <w:r w:rsidRPr="00C2732F">
        <w:rPr>
          <w:rFonts w:ascii="맑은 고딕" w:eastAsia="맑은 고딕" w:hint="eastAsia"/>
        </w:rPr>
        <w:t>예들은</w:t>
      </w:r>
      <w:r w:rsidRPr="00C2732F">
        <w:rPr>
          <w:rFonts w:ascii="맑은 고딕" w:eastAsia="맑은 고딕"/>
        </w:rPr>
        <w:t xml:space="preserve"> 본 발명의 개시가 완전하도록 하며, 본 발명이 속하는 기술분야에서 통상의 지식을 가진 자에게 발명</w:t>
      </w:r>
      <w:r w:rsidRPr="00C2732F">
        <w:rPr>
          <w:rFonts w:ascii="맑은 고딕" w:eastAsia="맑은 고딕" w:hint="eastAsia"/>
        </w:rPr>
        <w:t>의</w:t>
      </w:r>
      <w:r w:rsidRPr="00C2732F">
        <w:rPr>
          <w:rFonts w:ascii="맑은 고딕" w:eastAsia="맑은 고딕"/>
        </w:rPr>
        <w:t xml:space="preserve"> 범주를 완전하게 알려주기 위해 제공되는 것이며, 본 발명은 청구항의 범주에 의해 정의될 뿐이다. 명세</w:t>
      </w:r>
      <w:r w:rsidRPr="00C2732F">
        <w:rPr>
          <w:rFonts w:ascii="맑은 고딕" w:eastAsia="맑은 고딕" w:hint="eastAsia"/>
        </w:rPr>
        <w:t>서</w:t>
      </w:r>
      <w:r w:rsidRPr="00C2732F">
        <w:rPr>
          <w:rFonts w:ascii="맑은 고딕" w:eastAsia="맑은 고딕"/>
        </w:rPr>
        <w:t xml:space="preserve"> 전체에 걸쳐 동일 참조 부호는 동일 구성 요소를 지칭한다.</w:t>
      </w:r>
    </w:p>
    <w:p w14:paraId="7CD61F4F" w14:textId="77777777" w:rsidR="00E5270B" w:rsidRPr="00F9394D" w:rsidRDefault="00E5270B" w:rsidP="00E5270B">
      <w:pPr>
        <w:numPr>
          <w:ilvl w:val="0"/>
          <w:numId w:val="8"/>
        </w:numPr>
        <w:wordWrap/>
        <w:adjustRightInd w:val="0"/>
        <w:snapToGrid w:val="0"/>
        <w:spacing w:after="0" w:line="240" w:lineRule="auto"/>
        <w:rPr>
          <w:rFonts w:ascii="맑은 고딕"/>
          <w:color w:val="FF0000"/>
        </w:rPr>
      </w:pPr>
      <w:r w:rsidRPr="00F9394D">
        <w:rPr>
          <w:rFonts w:ascii="Times New Roman" w:hAnsi="Times New Roman" w:cs="Times New Roman"/>
          <w:color w:val="FF0000"/>
          <w:sz w:val="24"/>
          <w:szCs w:val="20"/>
          <w:shd w:val="clear" w:color="auto" w:fill="FFFFFF"/>
        </w:rPr>
        <w:t>Advantages and features of the present invention</w:t>
      </w:r>
      <w:r w:rsidRPr="00F9394D">
        <w:rPr>
          <w:rFonts w:ascii="Times New Roman" w:hAnsi="Times New Roman" w:cs="Times New Roman"/>
          <w:color w:val="FF0000"/>
          <w:sz w:val="24"/>
          <w:shd w:val="clear" w:color="auto" w:fill="FFFFFF"/>
        </w:rPr>
        <w:t xml:space="preserve"> </w:t>
      </w:r>
      <w:r w:rsidRPr="00F9394D">
        <w:rPr>
          <w:rFonts w:ascii="Times New Roman" w:hAnsi="Times New Roman" w:cs="Times New Roman"/>
          <w:color w:val="FF0000"/>
          <w:sz w:val="24"/>
          <w:szCs w:val="20"/>
          <w:shd w:val="clear" w:color="auto" w:fill="FFFFFF"/>
        </w:rPr>
        <w:t>and method</w:t>
      </w:r>
      <w:r w:rsidRPr="00F9394D">
        <w:rPr>
          <w:rFonts w:ascii="Times New Roman" w:hAnsi="Times New Roman" w:cs="Times New Roman"/>
          <w:color w:val="FF0000"/>
          <w:sz w:val="24"/>
          <w:shd w:val="clear" w:color="auto" w:fill="FFFFFF"/>
        </w:rPr>
        <w:t>s</w:t>
      </w:r>
      <w:r w:rsidRPr="00F9394D">
        <w:rPr>
          <w:rFonts w:ascii="Times New Roman" w:hAnsi="Times New Roman" w:cs="Times New Roman"/>
          <w:color w:val="FF0000"/>
          <w:sz w:val="24"/>
          <w:szCs w:val="20"/>
          <w:shd w:val="clear" w:color="auto" w:fill="FFFFFF"/>
        </w:rPr>
        <w:t xml:space="preserve"> </w:t>
      </w:r>
      <w:r w:rsidRPr="00F9394D">
        <w:rPr>
          <w:rFonts w:ascii="Times New Roman" w:hAnsi="Times New Roman" w:cs="Times New Roman"/>
          <w:color w:val="FF0000"/>
          <w:sz w:val="24"/>
          <w:shd w:val="clear" w:color="auto" w:fill="FFFFFF"/>
        </w:rPr>
        <w:t xml:space="preserve">for </w:t>
      </w:r>
      <w:r w:rsidRPr="00F9394D">
        <w:rPr>
          <w:rFonts w:ascii="Times New Roman" w:hAnsi="Times New Roman" w:cs="Times New Roman"/>
          <w:color w:val="FF0000"/>
          <w:sz w:val="24"/>
          <w:szCs w:val="20"/>
          <w:shd w:val="clear" w:color="auto" w:fill="FFFFFF"/>
        </w:rPr>
        <w:t>achiev</w:t>
      </w:r>
      <w:r w:rsidRPr="00F9394D">
        <w:rPr>
          <w:rFonts w:ascii="Times New Roman" w:hAnsi="Times New Roman" w:cs="Times New Roman"/>
          <w:color w:val="FF0000"/>
          <w:sz w:val="24"/>
          <w:shd w:val="clear" w:color="auto" w:fill="FFFFFF"/>
        </w:rPr>
        <w:t>ing</w:t>
      </w:r>
      <w:r w:rsidRPr="00F9394D">
        <w:rPr>
          <w:rFonts w:ascii="Times New Roman" w:hAnsi="Times New Roman" w:cs="Times New Roman"/>
          <w:color w:val="FF0000"/>
          <w:sz w:val="24"/>
          <w:szCs w:val="20"/>
          <w:shd w:val="clear" w:color="auto" w:fill="FFFFFF"/>
        </w:rPr>
        <w:t xml:space="preserve"> them will be obvious with reference to embodiments</w:t>
      </w:r>
      <w:r w:rsidRPr="00F9394D">
        <w:rPr>
          <w:rFonts w:ascii="Times New Roman" w:hAnsi="Times New Roman" w:cs="Times New Roman"/>
          <w:color w:val="FF0000"/>
          <w:sz w:val="24"/>
          <w:shd w:val="clear" w:color="auto" w:fill="FFFFFF"/>
        </w:rPr>
        <w:t xml:space="preserve">, </w:t>
      </w:r>
      <w:r w:rsidRPr="00F9394D">
        <w:rPr>
          <w:rFonts w:ascii="Times New Roman" w:hAnsi="Times New Roman" w:cs="Times New Roman"/>
          <w:color w:val="FF0000"/>
          <w:sz w:val="24"/>
          <w:szCs w:val="20"/>
          <w:shd w:val="clear" w:color="auto" w:fill="FFFFFF"/>
        </w:rPr>
        <w:t xml:space="preserve">which </w:t>
      </w:r>
      <w:r w:rsidRPr="00F9394D">
        <w:rPr>
          <w:rFonts w:ascii="Times New Roman" w:hAnsi="Times New Roman" w:cs="Times New Roman"/>
          <w:color w:val="FF0000"/>
          <w:sz w:val="24"/>
          <w:shd w:val="clear" w:color="auto" w:fill="FFFFFF"/>
        </w:rPr>
        <w:t xml:space="preserve">will be </w:t>
      </w:r>
      <w:r w:rsidRPr="00F9394D">
        <w:rPr>
          <w:rFonts w:ascii="Times New Roman" w:hAnsi="Times New Roman" w:cs="Times New Roman"/>
          <w:color w:val="FF0000"/>
          <w:sz w:val="24"/>
          <w:szCs w:val="20"/>
          <w:shd w:val="clear" w:color="auto" w:fill="FFFFFF"/>
        </w:rPr>
        <w:t>described below</w:t>
      </w:r>
      <w:r w:rsidRPr="00F9394D">
        <w:rPr>
          <w:rFonts w:ascii="Times New Roman" w:hAnsi="Times New Roman" w:cs="Times New Roman"/>
          <w:color w:val="FF0000"/>
          <w:sz w:val="24"/>
          <w:shd w:val="clear" w:color="auto" w:fill="FFFFFF"/>
        </w:rPr>
        <w:t xml:space="preserve">, </w:t>
      </w:r>
      <w:r w:rsidRPr="00F9394D">
        <w:rPr>
          <w:rFonts w:ascii="Times New Roman" w:hAnsi="Times New Roman" w:cs="Times New Roman"/>
          <w:color w:val="FF0000"/>
          <w:sz w:val="24"/>
          <w:szCs w:val="20"/>
          <w:shd w:val="clear" w:color="auto" w:fill="FFFFFF"/>
        </w:rPr>
        <w:t>along with the accompanying drawings.</w:t>
      </w:r>
      <w:r w:rsidRPr="00F9394D">
        <w:rPr>
          <w:rFonts w:ascii="Arial" w:hAnsi="Arial" w:cs="Arial"/>
          <w:color w:val="FF0000"/>
          <w:szCs w:val="20"/>
          <w:shd w:val="clear" w:color="auto" w:fill="FFFFFF"/>
        </w:rPr>
        <w:t xml:space="preserve"> </w:t>
      </w:r>
      <w:r w:rsidRPr="00F9394D">
        <w:rPr>
          <w:rFonts w:ascii="Times New Roman" w:hAnsi="Times New Roman" w:cs="Times New Roman"/>
          <w:color w:val="FF0000"/>
          <w:sz w:val="24"/>
        </w:rPr>
        <w:t>The present invention may, however, be embodied in many different forms and should not be construed as limited to the embodiments set forth herein.</w:t>
      </w:r>
      <w:r w:rsidRPr="00F9394D">
        <w:rPr>
          <w:rFonts w:ascii="맑은 고딕"/>
          <w:color w:val="FF0000"/>
        </w:rPr>
        <w:t xml:space="preserve"> </w:t>
      </w:r>
      <w:r w:rsidRPr="00F9394D">
        <w:rPr>
          <w:rFonts w:ascii="Times New Roman" w:hAnsi="Times New Roman" w:cs="Times New Roman"/>
          <w:color w:val="FF0000"/>
          <w:sz w:val="24"/>
        </w:rPr>
        <w:t>Rather, these embodiments are provided so that this disclosure will be thorough and complete and will fully convey the concept of the present invention to those skilled in the art.</w:t>
      </w:r>
      <w:r w:rsidRPr="00F9394D">
        <w:rPr>
          <w:rFonts w:ascii="맑은 고딕"/>
          <w:color w:val="FF0000"/>
        </w:rPr>
        <w:t xml:space="preserve"> </w:t>
      </w:r>
      <w:r w:rsidRPr="00F9394D">
        <w:rPr>
          <w:rFonts w:ascii="Times New Roman" w:hAnsi="Times New Roman" w:cs="Times New Roman"/>
          <w:color w:val="FF0000"/>
          <w:sz w:val="24"/>
        </w:rPr>
        <w:t>The present invention is only defined by the scope of the claims.</w:t>
      </w:r>
      <w:r w:rsidRPr="00F9394D">
        <w:rPr>
          <w:rFonts w:ascii="맑은 고딕"/>
          <w:color w:val="FF0000"/>
        </w:rPr>
        <w:t xml:space="preserve"> </w:t>
      </w:r>
      <w:r w:rsidRPr="00F9394D">
        <w:rPr>
          <w:rFonts w:ascii="Times New Roman" w:hAnsi="Times New Roman" w:cs="Times New Roman"/>
          <w:color w:val="FF0000"/>
          <w:sz w:val="24"/>
        </w:rPr>
        <w:t>Like reference numerals refer to like elements throughout the specification.</w:t>
      </w:r>
    </w:p>
    <w:p w14:paraId="3D7C1E53" w14:textId="77777777" w:rsidR="00E5270B" w:rsidRPr="000B5AF5" w:rsidRDefault="00E5270B" w:rsidP="00E5270B">
      <w:pPr>
        <w:numPr>
          <w:ilvl w:val="0"/>
          <w:numId w:val="8"/>
        </w:numPr>
        <w:wordWrap/>
        <w:adjustRightInd w:val="0"/>
        <w:snapToGrid w:val="0"/>
        <w:spacing w:after="0" w:line="240" w:lineRule="auto"/>
        <w:rPr>
          <w:rFonts w:ascii="맑은 고딕" w:eastAsia="맑은 고딕"/>
        </w:rPr>
      </w:pPr>
      <w:r w:rsidRPr="00C2732F">
        <w:rPr>
          <w:rFonts w:ascii="맑은 고딕" w:eastAsia="맑은 고딕" w:hint="eastAsia"/>
        </w:rPr>
        <w:t>소자</w:t>
      </w:r>
      <w:r w:rsidRPr="00C2732F">
        <w:rPr>
          <w:rFonts w:ascii="맑은 고딕" w:eastAsia="맑은 고딕"/>
        </w:rPr>
        <w:t>(elements) 또는 층이 다른 소자 또</w:t>
      </w:r>
      <w:r w:rsidRPr="00C2732F">
        <w:rPr>
          <w:rFonts w:ascii="맑은 고딕" w:eastAsia="맑은 고딕" w:hint="eastAsia"/>
        </w:rPr>
        <w:t>는</w:t>
      </w:r>
      <w:r w:rsidRPr="00C2732F">
        <w:rPr>
          <w:rFonts w:ascii="맑은 고딕" w:eastAsia="맑은 고딕"/>
        </w:rPr>
        <w:t xml:space="preserve"> 층의 "위(on)" 또는 "상(on)"으로 지칭되는 것은 다른 소자 또는 층의 바로 </w:t>
      </w:r>
      <w:proofErr w:type="spellStart"/>
      <w:r w:rsidRPr="00C2732F">
        <w:rPr>
          <w:rFonts w:ascii="맑은 고딕" w:eastAsia="맑은 고딕"/>
        </w:rPr>
        <w:t>위</w:t>
      </w:r>
      <w:r w:rsidRPr="00C2732F">
        <w:rPr>
          <w:rFonts w:ascii="맑은 고딕" w:eastAsia="맑은 고딕" w:hint="eastAsia"/>
        </w:rPr>
        <w:t>뿐만</w:t>
      </w:r>
      <w:proofErr w:type="spellEnd"/>
      <w:r w:rsidRPr="00C2732F">
        <w:rPr>
          <w:rFonts w:ascii="맑은 고딕" w:eastAsia="맑은 고딕"/>
        </w:rPr>
        <w:t xml:space="preserve"> 아니라 중간에 다른 </w:t>
      </w:r>
      <w:r w:rsidRPr="00C2732F">
        <w:rPr>
          <w:rFonts w:ascii="맑은 고딕" w:eastAsia="맑은 고딕" w:hint="eastAsia"/>
        </w:rPr>
        <w:t>층</w:t>
      </w:r>
      <w:r w:rsidRPr="00C2732F">
        <w:rPr>
          <w:rFonts w:ascii="맑은 고딕" w:eastAsia="맑은 고딕"/>
        </w:rPr>
        <w:t xml:space="preserve"> 또는 다른 소자를 개재한 경우를 모두 포함한다. 반면, 소자가 "직접 위(directly on)" 또는 "바로 위"로 </w:t>
      </w:r>
      <w:r w:rsidRPr="00C2732F">
        <w:rPr>
          <w:rFonts w:ascii="맑은 고딕" w:eastAsia="맑은 고딕" w:hint="eastAsia"/>
        </w:rPr>
        <w:t>지칭되는</w:t>
      </w:r>
      <w:r w:rsidRPr="00C2732F">
        <w:rPr>
          <w:rFonts w:ascii="맑은 고딕" w:eastAsia="맑은 고딕"/>
        </w:rPr>
        <w:t xml:space="preserve"> 것은 중간에 다른 소자 또는 층을 개재하지 않은 것을 나타낸다. "및/또는"은 언급된 아이템들의 </w:t>
      </w:r>
      <w:r w:rsidRPr="00C2732F">
        <w:rPr>
          <w:rFonts w:ascii="맑은 고딕" w:eastAsia="맑은 고딕" w:hint="eastAsia"/>
        </w:rPr>
        <w:t>각각</w:t>
      </w:r>
      <w:r w:rsidRPr="00C2732F">
        <w:rPr>
          <w:rFonts w:ascii="맑은 고딕" w:eastAsia="맑은 고딕"/>
        </w:rPr>
        <w:t xml:space="preserve"> 및 하나 이상의 모든 조합을 포함한다.</w:t>
      </w:r>
    </w:p>
    <w:p w14:paraId="5DA41D1C" w14:textId="77777777" w:rsidR="00E5270B" w:rsidRPr="00A44C7B" w:rsidRDefault="00E5270B" w:rsidP="00E5270B">
      <w:pPr>
        <w:numPr>
          <w:ilvl w:val="0"/>
          <w:numId w:val="8"/>
        </w:numPr>
        <w:wordWrap/>
        <w:adjustRightInd w:val="0"/>
        <w:snapToGrid w:val="0"/>
        <w:spacing w:after="0" w:line="240" w:lineRule="auto"/>
        <w:rPr>
          <w:rFonts w:ascii="맑은 고딕"/>
          <w:color w:val="FF0000"/>
        </w:rPr>
      </w:pPr>
      <w:r w:rsidRPr="00A44C7B">
        <w:rPr>
          <w:rFonts w:ascii="Times New Roman" w:hAnsi="Times New Roman" w:cs="Times New Roman"/>
          <w:color w:val="FF0000"/>
          <w:sz w:val="24"/>
        </w:rPr>
        <w:t>It will be understood that when an element or layer is referred to as being "on" or "above" another element or layer, it may be directly on another element or layer or other element or layer may be interposed therebetween.</w:t>
      </w:r>
      <w:r w:rsidRPr="00A44C7B">
        <w:rPr>
          <w:rFonts w:ascii="맑은 고딕"/>
          <w:color w:val="FF0000"/>
        </w:rPr>
        <w:t xml:space="preserve"> </w:t>
      </w:r>
      <w:r w:rsidRPr="00A44C7B">
        <w:rPr>
          <w:rFonts w:ascii="Times New Roman" w:hAnsi="Times New Roman" w:cs="Times New Roman"/>
          <w:color w:val="FF0000"/>
          <w:sz w:val="24"/>
        </w:rPr>
        <w:t>In contrast, when an element is referred to as “directly on” or “directly above” another element or layer, there is no intervening element or layer.</w:t>
      </w:r>
      <w:r w:rsidRPr="00A44C7B">
        <w:rPr>
          <w:rFonts w:ascii="맑은 고딕"/>
          <w:color w:val="FF0000"/>
        </w:rPr>
        <w:t xml:space="preserve"> </w:t>
      </w:r>
      <w:r w:rsidRPr="00A44C7B">
        <w:rPr>
          <w:rFonts w:ascii="Times New Roman" w:hAnsi="Times New Roman" w:cs="Times New Roman"/>
          <w:color w:val="FF0000"/>
          <w:sz w:val="24"/>
          <w:szCs w:val="24"/>
        </w:rPr>
        <w:t>As used herein the term "and/or" includes any and all combinations of one or more of the associated listed items</w:t>
      </w:r>
      <w:r w:rsidRPr="00A44C7B">
        <w:rPr>
          <w:rFonts w:ascii="Times New Roman" w:hAnsi="Times New Roman" w:cs="Times New Roman"/>
          <w:color w:val="FF0000"/>
          <w:sz w:val="24"/>
        </w:rPr>
        <w:t>.</w:t>
      </w:r>
    </w:p>
    <w:p w14:paraId="7BFD9588" w14:textId="77777777" w:rsidR="00E5270B" w:rsidRPr="000B5AF5" w:rsidRDefault="00E5270B" w:rsidP="00E5270B">
      <w:pPr>
        <w:numPr>
          <w:ilvl w:val="0"/>
          <w:numId w:val="8"/>
        </w:numPr>
        <w:wordWrap/>
        <w:adjustRightInd w:val="0"/>
        <w:snapToGrid w:val="0"/>
        <w:spacing w:after="0" w:line="240" w:lineRule="auto"/>
        <w:rPr>
          <w:rFonts w:ascii="맑은 고딕" w:eastAsia="맑은 고딕"/>
        </w:rPr>
      </w:pPr>
      <w:r w:rsidRPr="00C2732F">
        <w:rPr>
          <w:rFonts w:ascii="맑은 고딕" w:eastAsia="맑은 고딕" w:hint="eastAsia"/>
        </w:rPr>
        <w:t>공간적으로</w:t>
      </w:r>
      <w:r w:rsidRPr="00C2732F">
        <w:rPr>
          <w:rFonts w:ascii="맑은 고딕" w:eastAsia="맑은 고딕"/>
        </w:rPr>
        <w:t xml:space="preserve"> 상대적인 용어인 "아래(below)", "아래(beneath)", "하부(lower)", "위(above)", "상부(upper)" 등은 도면에 도시되어 있는 바와 같이 하나의 소자 또는 </w:t>
      </w:r>
      <w:r w:rsidRPr="00C2732F">
        <w:rPr>
          <w:rFonts w:ascii="맑은 고딕" w:eastAsia="맑은 고딕" w:hint="eastAsia"/>
        </w:rPr>
        <w:t>구성</w:t>
      </w:r>
      <w:r w:rsidRPr="00C2732F">
        <w:rPr>
          <w:rFonts w:ascii="맑은 고딕" w:eastAsia="맑은 고딕"/>
        </w:rPr>
        <w:t xml:space="preserve"> 요소들과 다른 소자 또는 구성 </w:t>
      </w:r>
      <w:proofErr w:type="spellStart"/>
      <w:r w:rsidRPr="00C2732F">
        <w:rPr>
          <w:rFonts w:ascii="맑은 고딕" w:eastAsia="맑은 고딕"/>
        </w:rPr>
        <w:t>요소들과의</w:t>
      </w:r>
      <w:proofErr w:type="spellEnd"/>
      <w:r w:rsidRPr="00C2732F">
        <w:rPr>
          <w:rFonts w:ascii="맑은 고딕" w:eastAsia="맑은 고딕"/>
        </w:rPr>
        <w:t xml:space="preserve"> 상관관계를 용이하게 기술하기 위</w:t>
      </w:r>
      <w:r w:rsidRPr="00C2732F">
        <w:rPr>
          <w:rFonts w:ascii="맑은 고딕" w:eastAsia="맑은 고딕" w:hint="eastAsia"/>
        </w:rPr>
        <w:t>해</w:t>
      </w:r>
      <w:r w:rsidRPr="00C2732F">
        <w:rPr>
          <w:rFonts w:ascii="맑은 고딕" w:eastAsia="맑은 고딕"/>
        </w:rPr>
        <w:t xml:space="preserve"> 사용될 수 있다. 공간적</w:t>
      </w:r>
      <w:r w:rsidRPr="00C2732F">
        <w:rPr>
          <w:rFonts w:ascii="맑은 고딕" w:eastAsia="맑은 고딕" w:hint="eastAsia"/>
        </w:rPr>
        <w:t>으로</w:t>
      </w:r>
      <w:r w:rsidRPr="00C2732F">
        <w:rPr>
          <w:rFonts w:ascii="맑은 고딕" w:eastAsia="맑은 고딕"/>
        </w:rPr>
        <w:t xml:space="preserve"> 상대적인 용어는 도면에 도시되어 있는 방향에 더하여 사용시 또는 동작 시 소자의 서로 다른 방향을 </w:t>
      </w:r>
      <w:r w:rsidRPr="00C2732F">
        <w:rPr>
          <w:rFonts w:ascii="맑은 고딕" w:eastAsia="맑은 고딕" w:hint="eastAsia"/>
        </w:rPr>
        <w:t>포함하는</w:t>
      </w:r>
      <w:r w:rsidRPr="00C2732F">
        <w:rPr>
          <w:rFonts w:ascii="맑은 고딕" w:eastAsia="맑은 고딕"/>
        </w:rPr>
        <w:t xml:space="preserve"> 용어로 이해되어야 한다. 명세서 전체에 걸쳐 동일 참조 부호는 동일 구성 요소를 지칭한다.</w:t>
      </w:r>
    </w:p>
    <w:p w14:paraId="4A5E84DB" w14:textId="77777777" w:rsidR="00E5270B" w:rsidRPr="00A44C7B" w:rsidRDefault="00E5270B" w:rsidP="00E5270B">
      <w:pPr>
        <w:numPr>
          <w:ilvl w:val="0"/>
          <w:numId w:val="8"/>
        </w:numPr>
        <w:wordWrap/>
        <w:adjustRightInd w:val="0"/>
        <w:snapToGrid w:val="0"/>
        <w:spacing w:after="0" w:line="240" w:lineRule="auto"/>
        <w:rPr>
          <w:rFonts w:ascii="Times New Roman"/>
          <w:color w:val="FF0000"/>
          <w:sz w:val="24"/>
        </w:rPr>
      </w:pPr>
      <w:r w:rsidRPr="00A44C7B">
        <w:rPr>
          <w:color w:val="FF0000"/>
          <w:sz w:val="24"/>
          <w:szCs w:val="20"/>
        </w:rPr>
        <w:t xml:space="preserve">Spatially relative terms, such as "below", "beneath", "lower", "above", "upper", and the like, may be used herein for ease of description to describe one element or feature's relationship to another element(s) or feature(s) as illustrated in the figures.  It will be understood that the spatially relative terms are intended to encompass different orientations of the device in use or operation in addition to the orientation depicted in the figures.  </w:t>
      </w:r>
      <w:r w:rsidRPr="00A44C7B">
        <w:rPr>
          <w:rFonts w:ascii="Times New Roman"/>
          <w:color w:val="FF0000"/>
          <w:sz w:val="24"/>
        </w:rPr>
        <w:t>Like reference numerals refer to like elements throughout the specification.</w:t>
      </w:r>
    </w:p>
    <w:p w14:paraId="271BA88A" w14:textId="77777777" w:rsidR="00E5270B" w:rsidRPr="000B5AF5" w:rsidRDefault="00E5270B" w:rsidP="00E5270B">
      <w:pPr>
        <w:numPr>
          <w:ilvl w:val="0"/>
          <w:numId w:val="8"/>
        </w:numPr>
        <w:wordWrap/>
        <w:adjustRightInd w:val="0"/>
        <w:snapToGrid w:val="0"/>
        <w:spacing w:after="0" w:line="240" w:lineRule="auto"/>
        <w:rPr>
          <w:rFonts w:ascii="맑은 고딕" w:eastAsia="맑은 고딕"/>
        </w:rPr>
      </w:pPr>
      <w:r w:rsidRPr="00C2732F">
        <w:rPr>
          <w:rFonts w:ascii="맑은 고딕" w:eastAsia="맑은 고딕" w:hint="eastAsia"/>
        </w:rPr>
        <w:t>비록</w:t>
      </w:r>
      <w:r w:rsidRPr="00C2732F">
        <w:rPr>
          <w:rFonts w:ascii="맑은 고딕" w:eastAsia="맑은 고딕"/>
        </w:rPr>
        <w:t xml:space="preserve"> 제 1, 제 2 등이 다양한 소자, 구성요소 및/또는 섹션들을 서술하기 위해서 사용되나, 이들 소자, 구성</w:t>
      </w:r>
      <w:r w:rsidRPr="00C2732F">
        <w:rPr>
          <w:rFonts w:ascii="맑은 고딕" w:eastAsia="맑은 고딕" w:hint="eastAsia"/>
        </w:rPr>
        <w:t>요소</w:t>
      </w:r>
      <w:r w:rsidRPr="00C2732F">
        <w:rPr>
          <w:rFonts w:ascii="맑은 고딕" w:eastAsia="맑은 고딕"/>
        </w:rPr>
        <w:t xml:space="preserve"> 및/또는 섹션들은 이들 용어에 의해 제한되지 않음은 물론이다. 이들 용어들은 단지 하나의 소자, 구성</w:t>
      </w:r>
      <w:r w:rsidRPr="00C2732F">
        <w:rPr>
          <w:rFonts w:ascii="맑은 고딕" w:eastAsia="맑은 고딕" w:hint="eastAsia"/>
        </w:rPr>
        <w:t>요소</w:t>
      </w:r>
      <w:r w:rsidRPr="00C2732F">
        <w:rPr>
          <w:rFonts w:ascii="맑은 고딕" w:eastAsia="맑은 고딕"/>
        </w:rPr>
        <w:t xml:space="preserve"> 또는 섹션들을 다른 소자, 구성요소 또는 섹션들과 구별하기 위하여 사용</w:t>
      </w:r>
      <w:r w:rsidRPr="00C2732F">
        <w:rPr>
          <w:rFonts w:ascii="맑은 고딕" w:eastAsia="맑은 고딕" w:hint="eastAsia"/>
        </w:rPr>
        <w:t>하는</w:t>
      </w:r>
      <w:r w:rsidRPr="00C2732F">
        <w:rPr>
          <w:rFonts w:ascii="맑은 고딕" w:eastAsia="맑은 고딕"/>
        </w:rPr>
        <w:t xml:space="preserve"> 것이다. 따라서, 이하에</w:t>
      </w:r>
      <w:r w:rsidRPr="00C2732F">
        <w:rPr>
          <w:rFonts w:ascii="맑은 고딕" w:eastAsia="맑은 고딕" w:hint="eastAsia"/>
        </w:rPr>
        <w:t>서</w:t>
      </w:r>
      <w:r w:rsidRPr="00C2732F">
        <w:rPr>
          <w:rFonts w:ascii="맑은 고딕" w:eastAsia="맑은 고딕"/>
        </w:rPr>
        <w:t xml:space="preserve"> 언급되는 제 1 소자, 제 1 구성요소 또는 제 1 섹션은 본 발명의 기술적 사상 내에서 제 2 소자, 제 2 구</w:t>
      </w:r>
      <w:r w:rsidRPr="00C2732F">
        <w:rPr>
          <w:rFonts w:ascii="맑은 고딕" w:eastAsia="맑은 고딕" w:hint="eastAsia"/>
        </w:rPr>
        <w:t>성요소</w:t>
      </w:r>
      <w:r w:rsidRPr="00C2732F">
        <w:rPr>
          <w:rFonts w:ascii="맑은 고딕" w:eastAsia="맑은 고딕"/>
        </w:rPr>
        <w:t xml:space="preserve"> 또는 제 2 섹션일 수도 있음은 물론이다.</w:t>
      </w:r>
    </w:p>
    <w:p w14:paraId="6B1D8DF2" w14:textId="77777777" w:rsidR="00E5270B" w:rsidRPr="00A44C7B" w:rsidRDefault="00E5270B" w:rsidP="00E5270B">
      <w:pPr>
        <w:numPr>
          <w:ilvl w:val="0"/>
          <w:numId w:val="8"/>
        </w:numPr>
        <w:wordWrap/>
        <w:adjustRightInd w:val="0"/>
        <w:snapToGrid w:val="0"/>
        <w:spacing w:after="0" w:line="240" w:lineRule="auto"/>
        <w:rPr>
          <w:rFonts w:ascii="Times New Roman"/>
          <w:color w:val="FF0000"/>
          <w:sz w:val="24"/>
        </w:rPr>
      </w:pPr>
      <w:r w:rsidRPr="00A44C7B">
        <w:rPr>
          <w:color w:val="FF0000"/>
          <w:sz w:val="24"/>
          <w:szCs w:val="20"/>
        </w:rPr>
        <w:t>It will be understood that, although the terms "first", "second", etc. may be used herein to describe various elements, components, regions, layers and/or sections, these elements, components, regions, layers and/or sections should not be limited by these terms.  These terms are only used to distinguish one element, component, region, layer or section from another element, component, region, layer or section.  Thus, a first element, component, region, layer or section discussed below could be termed a second element, component, region, layer or section without departing from the teachings of example embodiments.</w:t>
      </w:r>
    </w:p>
    <w:p w14:paraId="67DB789E" w14:textId="77777777" w:rsidR="00E5270B" w:rsidRPr="000B5AF5" w:rsidRDefault="00E5270B" w:rsidP="00E5270B">
      <w:pPr>
        <w:numPr>
          <w:ilvl w:val="0"/>
          <w:numId w:val="8"/>
        </w:numPr>
        <w:wordWrap/>
        <w:adjustRightInd w:val="0"/>
        <w:snapToGrid w:val="0"/>
        <w:spacing w:after="0" w:line="240" w:lineRule="auto"/>
        <w:rPr>
          <w:rFonts w:ascii="맑은 고딕" w:eastAsia="맑은 고딕"/>
        </w:rPr>
      </w:pPr>
      <w:r w:rsidRPr="00C2732F">
        <w:rPr>
          <w:rFonts w:ascii="맑은 고딕" w:eastAsia="맑은 고딕" w:hint="eastAsia"/>
        </w:rPr>
        <w:t>본</w:t>
      </w:r>
      <w:r w:rsidRPr="00C2732F">
        <w:rPr>
          <w:rFonts w:ascii="맑은 고딕" w:eastAsia="맑은 고딕"/>
        </w:rPr>
        <w:t xml:space="preserve"> 명세서에서 기술하는 실시 예들은 본 발명의 이상적</w:t>
      </w:r>
      <w:r w:rsidRPr="00C2732F">
        <w:rPr>
          <w:rFonts w:ascii="맑은 고딕" w:eastAsia="맑은 고딕" w:hint="eastAsia"/>
        </w:rPr>
        <w:t>인</w:t>
      </w:r>
      <w:r w:rsidRPr="00C2732F">
        <w:rPr>
          <w:rFonts w:ascii="맑은 고딕" w:eastAsia="맑은 고딕"/>
        </w:rPr>
        <w:t xml:space="preserve"> 개략도인 평면도 및 단면도를 참고하여 설명될 것이다. 따라서, 제조 기술 및/또는 허용 오차 등에 의해 </w:t>
      </w:r>
      <w:r w:rsidRPr="00C2732F">
        <w:rPr>
          <w:rFonts w:ascii="맑은 고딕" w:eastAsia="맑은 고딕" w:hint="eastAsia"/>
        </w:rPr>
        <w:t>예시도의</w:t>
      </w:r>
      <w:r w:rsidRPr="00C2732F">
        <w:rPr>
          <w:rFonts w:ascii="맑은 고딕" w:eastAsia="맑은 고딕"/>
        </w:rPr>
        <w:t xml:space="preserve"> 형태가 변형될 수 있다. 따라서, 본 발명의 실시 예들은 도시된 특정 형태로 제한되는 것이 아니라 </w:t>
      </w:r>
      <w:r w:rsidRPr="00C2732F">
        <w:rPr>
          <w:rFonts w:ascii="맑은 고딕" w:eastAsia="맑은 고딕" w:hint="eastAsia"/>
        </w:rPr>
        <w:t>제조</w:t>
      </w:r>
      <w:r w:rsidRPr="00C2732F">
        <w:rPr>
          <w:rFonts w:ascii="맑은 고딕" w:eastAsia="맑은 고딕"/>
        </w:rPr>
        <w:t xml:space="preserve"> 공정에 따라 생성되는 형태의 변화도 포함하는 것이다. 따라서, 도면에</w:t>
      </w:r>
      <w:r w:rsidRPr="00C2732F">
        <w:rPr>
          <w:rFonts w:ascii="맑은 고딕" w:eastAsia="맑은 고딕" w:hint="eastAsia"/>
        </w:rPr>
        <w:t>서</w:t>
      </w:r>
      <w:r w:rsidRPr="00C2732F">
        <w:rPr>
          <w:rFonts w:ascii="맑은 고딕" w:eastAsia="맑은 고딕"/>
        </w:rPr>
        <w:t xml:space="preserve"> 예시된 영역들은 개략적인 속</w:t>
      </w:r>
      <w:r w:rsidRPr="00C2732F">
        <w:rPr>
          <w:rFonts w:ascii="맑은 고딕" w:eastAsia="맑은 고딕" w:hint="eastAsia"/>
        </w:rPr>
        <w:t>성을</w:t>
      </w:r>
      <w:r w:rsidRPr="00C2732F">
        <w:rPr>
          <w:rFonts w:ascii="맑은 고딕" w:eastAsia="맑은 고딕"/>
        </w:rPr>
        <w:t xml:space="preserve"> 가지며, 도면에서 예시된 영역들의 모양은 소자의 영역의 특정 형태를 예시하기 위한 것이고, 발명의 </w:t>
      </w:r>
      <w:r w:rsidRPr="00C2732F">
        <w:rPr>
          <w:rFonts w:ascii="맑은 고딕" w:eastAsia="맑은 고딕" w:hint="eastAsia"/>
        </w:rPr>
        <w:t>범주를</w:t>
      </w:r>
      <w:r w:rsidRPr="00C2732F">
        <w:rPr>
          <w:rFonts w:ascii="맑은 고딕" w:eastAsia="맑은 고딕"/>
        </w:rPr>
        <w:t xml:space="preserve"> 제한하기 위한 것은 아니다.</w:t>
      </w:r>
    </w:p>
    <w:p w14:paraId="69AF4167" w14:textId="77777777" w:rsidR="00E5270B" w:rsidRPr="00F12596" w:rsidRDefault="00E5270B" w:rsidP="00E5270B">
      <w:pPr>
        <w:numPr>
          <w:ilvl w:val="0"/>
          <w:numId w:val="8"/>
        </w:numPr>
        <w:wordWrap/>
        <w:adjustRightInd w:val="0"/>
        <w:snapToGrid w:val="0"/>
        <w:spacing w:after="0" w:line="240" w:lineRule="auto"/>
        <w:rPr>
          <w:color w:val="FF0000"/>
          <w:sz w:val="24"/>
          <w:szCs w:val="20"/>
        </w:rPr>
      </w:pPr>
      <w:r w:rsidRPr="00F12596">
        <w:rPr>
          <w:color w:val="FF0000"/>
          <w:sz w:val="24"/>
          <w:szCs w:val="20"/>
        </w:rPr>
        <w:t>Example embodiments of the inventive concepts are described herein with reference to planar and cross-sectional illustrations that are schematic illustrations of idealized embodiments of example embodiments.  As such, variations from the shapes of the illustrations as a result, for example, of manufacturing techniques and/or tolerances, are to be expected.  Thus, example embodiments of the inventive concepts should not be construed as limited to the particular shapes of regions illustrated herein but are to include deviations in shapes that result, for example, from manufacturing.  Thus, the regions illustrated in the figures are schematic in nature and their shapes are not intended to illustrate the actual shape of a region of a device and are not intended to limit the scope of example embodiments.</w:t>
      </w:r>
    </w:p>
    <w:p w14:paraId="036CFDDD" w14:textId="77777777" w:rsidR="00E5270B" w:rsidRPr="00F12596" w:rsidRDefault="00E5270B" w:rsidP="00E5270B">
      <w:pPr>
        <w:numPr>
          <w:ilvl w:val="0"/>
          <w:numId w:val="8"/>
        </w:numPr>
        <w:wordWrap/>
        <w:adjustRightInd w:val="0"/>
        <w:snapToGrid w:val="0"/>
        <w:spacing w:after="0" w:line="240" w:lineRule="auto"/>
        <w:rPr>
          <w:rFonts w:ascii="맑은 고딕"/>
        </w:rPr>
      </w:pPr>
      <w:r w:rsidRPr="00C2732F">
        <w:rPr>
          <w:rFonts w:ascii="맑은 고딕" w:eastAsia="맑은 고딕" w:hint="eastAsia"/>
        </w:rPr>
        <w:t>이하</w:t>
      </w:r>
      <w:r w:rsidRPr="00C2732F">
        <w:rPr>
          <w:rFonts w:ascii="맑은 고딕" w:eastAsia="맑은 고딕"/>
        </w:rPr>
        <w:t>, 첨부된 도면들을 참조하여 본 발명의 바람직한 실시 예를 보</w:t>
      </w:r>
      <w:r w:rsidRPr="00C2732F">
        <w:rPr>
          <w:rFonts w:ascii="맑은 고딕" w:eastAsia="맑은 고딕" w:hint="eastAsia"/>
        </w:rPr>
        <w:t>다</w:t>
      </w:r>
      <w:r w:rsidRPr="00C2732F">
        <w:rPr>
          <w:rFonts w:ascii="맑은 고딕" w:eastAsia="맑은 고딕"/>
        </w:rPr>
        <w:t xml:space="preserve"> 상세하게 설명한다.</w:t>
      </w:r>
    </w:p>
    <w:p w14:paraId="0753BAEA" w14:textId="77777777" w:rsidR="00E5270B" w:rsidRPr="00F12596" w:rsidRDefault="00E5270B" w:rsidP="00E5270B">
      <w:pPr>
        <w:numPr>
          <w:ilvl w:val="0"/>
          <w:numId w:val="8"/>
        </w:numPr>
        <w:wordWrap/>
        <w:adjustRightInd w:val="0"/>
        <w:snapToGrid w:val="0"/>
        <w:spacing w:after="0" w:line="240" w:lineRule="auto"/>
        <w:rPr>
          <w:rFonts w:ascii="Times New Roman"/>
          <w:color w:val="FF0000"/>
          <w:sz w:val="24"/>
        </w:rPr>
      </w:pPr>
      <w:r w:rsidRPr="00F12596">
        <w:rPr>
          <w:rFonts w:ascii="Times New Roman"/>
          <w:color w:val="FF0000"/>
          <w:sz w:val="24"/>
        </w:rPr>
        <w:t>Hereinafter, preferred embodiments of the present invention will be described in detail with reference to the accompanying drawings.</w:t>
      </w:r>
    </w:p>
    <w:p w14:paraId="32365C41" w14:textId="77777777" w:rsidR="00E5270B" w:rsidRPr="00E40418" w:rsidRDefault="00E5270B" w:rsidP="00E5270B">
      <w:pPr>
        <w:numPr>
          <w:ilvl w:val="0"/>
          <w:numId w:val="8"/>
        </w:numPr>
        <w:wordWrap/>
        <w:adjustRightInd w:val="0"/>
        <w:snapToGrid w:val="0"/>
        <w:spacing w:after="0" w:line="240" w:lineRule="auto"/>
        <w:rPr>
          <w:rFonts w:ascii="맑은 고딕"/>
        </w:rPr>
      </w:pPr>
      <w:r w:rsidRPr="00C2732F">
        <w:rPr>
          <w:rFonts w:ascii="맑은 고딕" w:eastAsia="맑은 고딕" w:hint="eastAsia"/>
        </w:rPr>
        <w:t>이상</w:t>
      </w:r>
      <w:r w:rsidRPr="00C2732F">
        <w:rPr>
          <w:rFonts w:ascii="맑은 고딕" w:eastAsia="맑은 고딕"/>
        </w:rPr>
        <w:t xml:space="preserve"> 실시 예를 참조하여 설명하였지만, 해당 기술 분야의 숙련된 당업자는 하기의 특허 청구의 범위</w:t>
      </w:r>
      <w:r w:rsidRPr="00C2732F">
        <w:rPr>
          <w:rFonts w:ascii="맑은 고딕" w:eastAsia="맑은 고딕" w:hint="eastAsia"/>
        </w:rPr>
        <w:t>에</w:t>
      </w:r>
      <w:r w:rsidRPr="00C2732F">
        <w:rPr>
          <w:rFonts w:ascii="맑은 고딕" w:eastAsia="맑은 고딕"/>
        </w:rPr>
        <w:t xml:space="preserve"> 기재된 본 발명의 사상 및 영역으로부터 벗어나지 않는 범위 내에서 본 발명을 다양하게 수정 및 변경시</w:t>
      </w:r>
      <w:r w:rsidRPr="00C2732F">
        <w:rPr>
          <w:rFonts w:ascii="맑은 고딕" w:eastAsia="맑은 고딕" w:hint="eastAsia"/>
        </w:rPr>
        <w:t>킬</w:t>
      </w:r>
      <w:r w:rsidRPr="00C2732F">
        <w:rPr>
          <w:rFonts w:ascii="맑은 고딕" w:eastAsia="맑은 고딕"/>
        </w:rPr>
        <w:t xml:space="preserve"> 수 있</w:t>
      </w:r>
      <w:r w:rsidRPr="00C2732F">
        <w:rPr>
          <w:rFonts w:ascii="맑은 고딕" w:eastAsia="맑은 고딕" w:hint="eastAsia"/>
        </w:rPr>
        <w:t>음을</w:t>
      </w:r>
      <w:r w:rsidRPr="00C2732F">
        <w:rPr>
          <w:rFonts w:ascii="맑은 고딕" w:eastAsia="맑은 고딕"/>
        </w:rPr>
        <w:t xml:space="preserve"> 이해할 수 있을 것이다. 또한 본 발명에 개시된 실시 예는 본 발명의 기술 사상을 한정하기 위</w:t>
      </w:r>
      <w:r w:rsidRPr="00C2732F">
        <w:rPr>
          <w:rFonts w:ascii="맑은 고딕" w:eastAsia="맑은 고딕" w:hint="eastAsia"/>
        </w:rPr>
        <w:t>한</w:t>
      </w:r>
      <w:r w:rsidRPr="00C2732F">
        <w:rPr>
          <w:rFonts w:ascii="맑은 고딕" w:eastAsia="맑은 고딕"/>
        </w:rPr>
        <w:t xml:space="preserve"> 것이 아니고, 하기의 특허 청구의 범위 및 그와 동등한 범위 내에 있는 모든 기술 사상은 본 발명의 권리</w:t>
      </w:r>
      <w:r w:rsidRPr="00C2732F">
        <w:rPr>
          <w:rFonts w:ascii="맑은 고딕" w:eastAsia="맑은 고딕" w:hint="eastAsia"/>
        </w:rPr>
        <w:t>범위에</w:t>
      </w:r>
      <w:r w:rsidRPr="00C2732F">
        <w:rPr>
          <w:rFonts w:ascii="맑은 고딕" w:eastAsia="맑은 고딕"/>
        </w:rPr>
        <w:t xml:space="preserve"> 포함되는 것으로 해석되어야 할 것이다.</w:t>
      </w:r>
    </w:p>
    <w:p w14:paraId="6A7DFAC2" w14:textId="77777777" w:rsidR="00E5270B" w:rsidRPr="0082174E" w:rsidRDefault="00E5270B" w:rsidP="00E5270B">
      <w:pPr>
        <w:numPr>
          <w:ilvl w:val="0"/>
          <w:numId w:val="8"/>
        </w:numPr>
        <w:wordWrap/>
        <w:adjustRightInd w:val="0"/>
        <w:snapToGrid w:val="0"/>
        <w:spacing w:after="0" w:line="240" w:lineRule="auto"/>
        <w:rPr>
          <w:rFonts w:ascii="Times New Roman"/>
          <w:color w:val="FF0000"/>
          <w:sz w:val="24"/>
        </w:rPr>
      </w:pPr>
      <w:r w:rsidRPr="0082174E">
        <w:rPr>
          <w:rFonts w:ascii="Times New Roman" w:hAnsi="Times New Roman" w:cs="Times New Roman"/>
          <w:color w:val="FF0000"/>
          <w:sz w:val="24"/>
          <w:szCs w:val="20"/>
        </w:rPr>
        <w:t xml:space="preserve">The above description of embodiments is merely for describing technical </w:t>
      </w:r>
      <w:r w:rsidRPr="0082174E">
        <w:rPr>
          <w:rFonts w:ascii="Times New Roman"/>
          <w:color w:val="FF0000"/>
          <w:sz w:val="24"/>
        </w:rPr>
        <w:t>concept</w:t>
      </w:r>
      <w:r w:rsidRPr="0082174E">
        <w:rPr>
          <w:rFonts w:ascii="Times New Roman" w:hAnsi="Times New Roman" w:cs="Times New Roman"/>
          <w:color w:val="FF0000"/>
          <w:sz w:val="24"/>
          <w:szCs w:val="20"/>
        </w:rPr>
        <w:t xml:space="preserve"> of the present invention, and those having ordinary skill in the art should understand that various changes, modifications, and replacements may be made therein without departing from the </w:t>
      </w:r>
      <w:r w:rsidRPr="0082174E">
        <w:rPr>
          <w:rFonts w:ascii="Times New Roman"/>
          <w:color w:val="FF0000"/>
          <w:sz w:val="24"/>
        </w:rPr>
        <w:t>concept</w:t>
      </w:r>
      <w:r w:rsidRPr="0082174E">
        <w:rPr>
          <w:rFonts w:ascii="Times New Roman" w:hAnsi="Times New Roman" w:cs="Times New Roman"/>
          <w:color w:val="FF0000"/>
          <w:sz w:val="24"/>
          <w:szCs w:val="20"/>
        </w:rPr>
        <w:t xml:space="preserve"> and features of the present invention. Accordingly, the above described embodiments of the present invention and the accompanying drawings should be considered in a descriptive sense only and not in a limitative sense. The scope of the concept of the present invention is not limited by the above-described embodiments and the accompanying drawings. The scope of the present invention should be interpreted only according to the attached claims, and it should be understood that all technical ideas within an equivalent scope thereof should be interpreted as being included in the scope of the present invention. </w:t>
      </w:r>
    </w:p>
    <w:p w14:paraId="7E09D9D0" w14:textId="77777777" w:rsidR="00E5270B" w:rsidRDefault="00E5270B" w:rsidP="00F91F1E">
      <w:pPr>
        <w:rPr>
          <w:color w:val="FF0000"/>
        </w:rPr>
      </w:pPr>
    </w:p>
    <w:sectPr w:rsidR="00E5270B">
      <w:headerReference w:type="even" r:id="rId7"/>
      <w:headerReference w:type="default" r:id="rId8"/>
      <w:footerReference w:type="even" r:id="rId9"/>
      <w:footerReference w:type="default" r:id="rId10"/>
      <w:headerReference w:type="first" r:id="rId11"/>
      <w:footerReference w:type="first" r:id="rId1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04CFA6" w14:textId="77777777" w:rsidR="0031238E" w:rsidRDefault="0031238E" w:rsidP="00563129">
      <w:pPr>
        <w:spacing w:after="0" w:line="240" w:lineRule="auto"/>
      </w:pPr>
      <w:r>
        <w:separator/>
      </w:r>
    </w:p>
  </w:endnote>
  <w:endnote w:type="continuationSeparator" w:id="0">
    <w:p w14:paraId="2C7D4DC4" w14:textId="77777777" w:rsidR="0031238E" w:rsidRDefault="0031238E" w:rsidP="00563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766D15" w14:textId="77777777" w:rsidR="00A62675" w:rsidRDefault="00A6267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DEAC10" w14:textId="77777777" w:rsidR="00A62675" w:rsidRDefault="00A62675">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A1D42B" w14:textId="77777777" w:rsidR="00A62675" w:rsidRDefault="00A6267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86BC5D" w14:textId="77777777" w:rsidR="0031238E" w:rsidRDefault="0031238E" w:rsidP="00563129">
      <w:pPr>
        <w:spacing w:after="0" w:line="240" w:lineRule="auto"/>
      </w:pPr>
      <w:r>
        <w:separator/>
      </w:r>
    </w:p>
  </w:footnote>
  <w:footnote w:type="continuationSeparator" w:id="0">
    <w:p w14:paraId="54152646" w14:textId="77777777" w:rsidR="0031238E" w:rsidRDefault="0031238E" w:rsidP="005631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C212F1" w14:textId="77777777" w:rsidR="00A62675" w:rsidRDefault="00A6267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EC0E7F" w14:textId="77777777" w:rsidR="00A62675" w:rsidRDefault="00A62675">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16F91D" w14:textId="77777777" w:rsidR="00A62675" w:rsidRDefault="00A6267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70711D"/>
    <w:multiLevelType w:val="hybridMultilevel"/>
    <w:tmpl w:val="F78E874A"/>
    <w:lvl w:ilvl="0" w:tplc="C776ABFA">
      <w:start w:val="1"/>
      <w:numFmt w:val="decimalZero"/>
      <w:lvlRestart w:val="0"/>
      <w:lvlText w:val="[00%1]"/>
      <w:lvlJc w:val="left"/>
      <w:pPr>
        <w:ind w:left="0" w:firstLine="0"/>
      </w:pPr>
      <w:rPr>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5075062"/>
    <w:multiLevelType w:val="hybridMultilevel"/>
    <w:tmpl w:val="97E253A4"/>
    <w:lvl w:ilvl="0" w:tplc="1A708FAE">
      <w:start w:val="1"/>
      <w:numFmt w:val="decimalZero"/>
      <w:lvlRestart w:val="0"/>
      <w:lvlText w:val="[00%1]"/>
      <w:lvlJc w:val="left"/>
      <w:pPr>
        <w:ind w:left="0" w:firstLine="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F06E9"/>
    <w:multiLevelType w:val="hybridMultilevel"/>
    <w:tmpl w:val="A19EDB68"/>
    <w:lvl w:ilvl="0" w:tplc="04090001">
      <w:start w:val="1"/>
      <w:numFmt w:val="bullet"/>
      <w:lvlText w:val=""/>
      <w:lvlJc w:val="left"/>
      <w:pPr>
        <w:ind w:left="1160" w:hanging="400"/>
      </w:pPr>
      <w:rPr>
        <w:rFonts w:ascii="Wingdings" w:hAnsi="Wingdings"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3" w15:restartNumberingAfterBreak="0">
    <w:nsid w:val="2C5917C4"/>
    <w:multiLevelType w:val="multilevel"/>
    <w:tmpl w:val="C53E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C3789C"/>
    <w:multiLevelType w:val="hybridMultilevel"/>
    <w:tmpl w:val="0EDC5844"/>
    <w:lvl w:ilvl="0" w:tplc="A6CEB9B8">
      <w:start w:val="1"/>
      <w:numFmt w:val="decimalZero"/>
      <w:lvlText w:val="[00%1]"/>
      <w:lvlJc w:val="left"/>
      <w:pPr>
        <w:tabs>
          <w:tab w:val="num" w:pos="1021"/>
        </w:tabs>
        <w:ind w:left="0" w:firstLine="0"/>
      </w:pPr>
      <w:rPr>
        <w:b/>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5" w15:restartNumberingAfterBreak="0">
    <w:nsid w:val="367032CE"/>
    <w:multiLevelType w:val="multilevel"/>
    <w:tmpl w:val="8F9491F6"/>
    <w:lvl w:ilvl="0">
      <w:start w:val="1"/>
      <w:numFmt w:val="decimalZero"/>
      <w:lvlText w:val="[00%1] "/>
      <w:lvlJc w:val="left"/>
      <w:pPr>
        <w:tabs>
          <w:tab w:val="num" w:pos="720"/>
        </w:tabs>
        <w:ind w:left="0" w:firstLine="0"/>
      </w:pPr>
      <w:rPr>
        <w:rFonts w:ascii="Arial" w:hAnsi="Arial" w:hint="default"/>
        <w:b/>
        <w:i w:val="0"/>
        <w:sz w:val="24"/>
      </w:rPr>
    </w:lvl>
    <w:lvl w:ilvl="1" w:tentative="1">
      <w:start w:val="1"/>
      <w:numFmt w:val="upperLetter"/>
      <w:lvlText w:val="%2."/>
      <w:lvlJc w:val="left"/>
      <w:pPr>
        <w:tabs>
          <w:tab w:val="num" w:pos="1200"/>
        </w:tabs>
        <w:ind w:left="1200" w:hanging="400"/>
      </w:pPr>
    </w:lvl>
    <w:lvl w:ilvl="2" w:tentative="1">
      <w:start w:val="1"/>
      <w:numFmt w:val="lowerRoman"/>
      <w:lvlText w:val="%3."/>
      <w:lvlJc w:val="right"/>
      <w:pPr>
        <w:tabs>
          <w:tab w:val="num" w:pos="1600"/>
        </w:tabs>
        <w:ind w:left="1600" w:hanging="400"/>
      </w:pPr>
    </w:lvl>
    <w:lvl w:ilvl="3" w:tentative="1">
      <w:start w:val="1"/>
      <w:numFmt w:val="decimal"/>
      <w:lvlText w:val="%4."/>
      <w:lvlJc w:val="left"/>
      <w:pPr>
        <w:tabs>
          <w:tab w:val="num" w:pos="2000"/>
        </w:tabs>
        <w:ind w:left="2000" w:hanging="400"/>
      </w:pPr>
    </w:lvl>
    <w:lvl w:ilvl="4" w:tentative="1">
      <w:start w:val="1"/>
      <w:numFmt w:val="upperLetter"/>
      <w:lvlText w:val="%5."/>
      <w:lvlJc w:val="left"/>
      <w:pPr>
        <w:tabs>
          <w:tab w:val="num" w:pos="2400"/>
        </w:tabs>
        <w:ind w:left="2400" w:hanging="400"/>
      </w:pPr>
    </w:lvl>
    <w:lvl w:ilvl="5" w:tentative="1">
      <w:start w:val="1"/>
      <w:numFmt w:val="lowerRoman"/>
      <w:lvlText w:val="%6."/>
      <w:lvlJc w:val="right"/>
      <w:pPr>
        <w:tabs>
          <w:tab w:val="num" w:pos="2800"/>
        </w:tabs>
        <w:ind w:left="2800" w:hanging="400"/>
      </w:pPr>
    </w:lvl>
    <w:lvl w:ilvl="6" w:tentative="1">
      <w:start w:val="1"/>
      <w:numFmt w:val="decimal"/>
      <w:lvlText w:val="%7."/>
      <w:lvlJc w:val="left"/>
      <w:pPr>
        <w:tabs>
          <w:tab w:val="num" w:pos="3200"/>
        </w:tabs>
        <w:ind w:left="3200" w:hanging="400"/>
      </w:pPr>
    </w:lvl>
    <w:lvl w:ilvl="7" w:tentative="1">
      <w:start w:val="1"/>
      <w:numFmt w:val="upperLetter"/>
      <w:lvlText w:val="%8."/>
      <w:lvlJc w:val="left"/>
      <w:pPr>
        <w:tabs>
          <w:tab w:val="num" w:pos="3600"/>
        </w:tabs>
        <w:ind w:left="3600" w:hanging="400"/>
      </w:pPr>
    </w:lvl>
    <w:lvl w:ilvl="8" w:tentative="1">
      <w:start w:val="1"/>
      <w:numFmt w:val="lowerRoman"/>
      <w:lvlText w:val="%9."/>
      <w:lvlJc w:val="right"/>
      <w:pPr>
        <w:tabs>
          <w:tab w:val="num" w:pos="4000"/>
        </w:tabs>
        <w:ind w:left="4000" w:hanging="400"/>
      </w:pPr>
    </w:lvl>
  </w:abstractNum>
  <w:abstractNum w:abstractNumId="6" w15:restartNumberingAfterBreak="0">
    <w:nsid w:val="4CD42BCD"/>
    <w:multiLevelType w:val="hybridMultilevel"/>
    <w:tmpl w:val="0C6499BE"/>
    <w:lvl w:ilvl="0" w:tplc="3B9C453E">
      <w:start w:val="1"/>
      <w:numFmt w:val="decimalZero"/>
      <w:lvlRestart w:val="0"/>
      <w:lvlText w:val="[00%1]"/>
      <w:lvlJc w:val="left"/>
      <w:pPr>
        <w:ind w:left="0" w:firstLine="0"/>
      </w:pPr>
      <w:rPr>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55305052"/>
    <w:multiLevelType w:val="hybridMultilevel"/>
    <w:tmpl w:val="EEB2D782"/>
    <w:lvl w:ilvl="0" w:tplc="90D48A74">
      <w:start w:val="1"/>
      <w:numFmt w:val="decimalZero"/>
      <w:lvlRestart w:val="0"/>
      <w:lvlText w:val="[00%1]"/>
      <w:lvlJc w:val="left"/>
      <w:pPr>
        <w:ind w:left="0" w:firstLine="0"/>
      </w:pPr>
      <w:rPr>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6E311013"/>
    <w:multiLevelType w:val="multilevel"/>
    <w:tmpl w:val="9C9ED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8D30B6"/>
    <w:multiLevelType w:val="hybridMultilevel"/>
    <w:tmpl w:val="28C0C54E"/>
    <w:lvl w:ilvl="0" w:tplc="2F4CCA3C">
      <w:start w:val="1"/>
      <w:numFmt w:val="decimalZero"/>
      <w:lvlText w:val="[00%1]"/>
      <w:lvlJc w:val="left"/>
      <w:pPr>
        <w:tabs>
          <w:tab w:val="num" w:pos="1008"/>
        </w:tabs>
        <w:ind w:left="0" w:firstLine="0"/>
      </w:pPr>
      <w:rPr>
        <w:rFonts w:ascii="Arial Bold" w:hAnsi="Arial Bold" w:hint="default"/>
        <w:b/>
        <w:i w:val="0"/>
        <w:color w:val="auto"/>
        <w:sz w:val="24"/>
        <w:szCs w:val="24"/>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8"/>
    <w:lvlOverride w:ilvl="0">
      <w:startOverride w:val="1"/>
    </w:lvlOverride>
  </w:num>
  <w:num w:numId="2">
    <w:abstractNumId w:val="3"/>
    <w:lvlOverride w:ilvl="0">
      <w:startOverride w:val="2"/>
    </w:lvlOverride>
  </w:num>
  <w:num w:numId="3">
    <w:abstractNumId w:val="5"/>
  </w:num>
  <w:num w:numId="4">
    <w:abstractNumId w:val="6"/>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1"/>
  </w:num>
  <w:num w:numId="8">
    <w:abstractNumId w:val="0"/>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60"/>
  <w:removePersonalInformation/>
  <w:removeDateAndTime/>
  <w:doNotDisplayPageBoundaries/>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1F1E"/>
    <w:rsid w:val="000035AB"/>
    <w:rsid w:val="00007D6C"/>
    <w:rsid w:val="00013533"/>
    <w:rsid w:val="00020994"/>
    <w:rsid w:val="000215B1"/>
    <w:rsid w:val="0004253C"/>
    <w:rsid w:val="00095896"/>
    <w:rsid w:val="000B5B9A"/>
    <w:rsid w:val="000D3C08"/>
    <w:rsid w:val="000E21F0"/>
    <w:rsid w:val="001461EF"/>
    <w:rsid w:val="001521DB"/>
    <w:rsid w:val="00176173"/>
    <w:rsid w:val="001854D5"/>
    <w:rsid w:val="001940A7"/>
    <w:rsid w:val="001F1F08"/>
    <w:rsid w:val="00204503"/>
    <w:rsid w:val="00213B3D"/>
    <w:rsid w:val="002179FC"/>
    <w:rsid w:val="00224F2A"/>
    <w:rsid w:val="002B6143"/>
    <w:rsid w:val="002C7C0B"/>
    <w:rsid w:val="0031238E"/>
    <w:rsid w:val="003369C5"/>
    <w:rsid w:val="003422E8"/>
    <w:rsid w:val="0038251F"/>
    <w:rsid w:val="00390A50"/>
    <w:rsid w:val="003A73B6"/>
    <w:rsid w:val="003F3683"/>
    <w:rsid w:val="00400BD6"/>
    <w:rsid w:val="004246AB"/>
    <w:rsid w:val="00456A78"/>
    <w:rsid w:val="00471C47"/>
    <w:rsid w:val="00480A8D"/>
    <w:rsid w:val="004875EC"/>
    <w:rsid w:val="004E6128"/>
    <w:rsid w:val="004E735F"/>
    <w:rsid w:val="0051487C"/>
    <w:rsid w:val="0052292B"/>
    <w:rsid w:val="00541059"/>
    <w:rsid w:val="00563129"/>
    <w:rsid w:val="00563637"/>
    <w:rsid w:val="00564222"/>
    <w:rsid w:val="005703B2"/>
    <w:rsid w:val="00574AD9"/>
    <w:rsid w:val="005C5D5A"/>
    <w:rsid w:val="005F7D8E"/>
    <w:rsid w:val="00600A82"/>
    <w:rsid w:val="00601EF2"/>
    <w:rsid w:val="00624EEE"/>
    <w:rsid w:val="00682E00"/>
    <w:rsid w:val="006D3A4E"/>
    <w:rsid w:val="00702AF2"/>
    <w:rsid w:val="007169A0"/>
    <w:rsid w:val="00721EF7"/>
    <w:rsid w:val="007324D5"/>
    <w:rsid w:val="00736066"/>
    <w:rsid w:val="00750FAB"/>
    <w:rsid w:val="00796C3E"/>
    <w:rsid w:val="007A0213"/>
    <w:rsid w:val="007A5365"/>
    <w:rsid w:val="007B3950"/>
    <w:rsid w:val="00886A9F"/>
    <w:rsid w:val="00891443"/>
    <w:rsid w:val="00891964"/>
    <w:rsid w:val="009007F9"/>
    <w:rsid w:val="009107F4"/>
    <w:rsid w:val="0093798C"/>
    <w:rsid w:val="00950603"/>
    <w:rsid w:val="00955FB0"/>
    <w:rsid w:val="0095681C"/>
    <w:rsid w:val="00975AAA"/>
    <w:rsid w:val="00981AB9"/>
    <w:rsid w:val="0099738B"/>
    <w:rsid w:val="009E69ED"/>
    <w:rsid w:val="00A07E1F"/>
    <w:rsid w:val="00A62675"/>
    <w:rsid w:val="00A64AAC"/>
    <w:rsid w:val="00A90982"/>
    <w:rsid w:val="00AD2914"/>
    <w:rsid w:val="00AE41A6"/>
    <w:rsid w:val="00B12C25"/>
    <w:rsid w:val="00B22A89"/>
    <w:rsid w:val="00B52F8E"/>
    <w:rsid w:val="00B57779"/>
    <w:rsid w:val="00B70E93"/>
    <w:rsid w:val="00B71D5A"/>
    <w:rsid w:val="00B861E9"/>
    <w:rsid w:val="00BA591B"/>
    <w:rsid w:val="00BC4828"/>
    <w:rsid w:val="00BE7B58"/>
    <w:rsid w:val="00BF0E34"/>
    <w:rsid w:val="00BF605F"/>
    <w:rsid w:val="00C05C7B"/>
    <w:rsid w:val="00C265E8"/>
    <w:rsid w:val="00C40477"/>
    <w:rsid w:val="00C4427F"/>
    <w:rsid w:val="00C963B3"/>
    <w:rsid w:val="00CC2529"/>
    <w:rsid w:val="00CC416E"/>
    <w:rsid w:val="00CE1175"/>
    <w:rsid w:val="00CE4F90"/>
    <w:rsid w:val="00CE6411"/>
    <w:rsid w:val="00CF6FC4"/>
    <w:rsid w:val="00D0007A"/>
    <w:rsid w:val="00D34881"/>
    <w:rsid w:val="00D35342"/>
    <w:rsid w:val="00D7681B"/>
    <w:rsid w:val="00D831D3"/>
    <w:rsid w:val="00DC4316"/>
    <w:rsid w:val="00DE2C9E"/>
    <w:rsid w:val="00DF0D21"/>
    <w:rsid w:val="00E10C5B"/>
    <w:rsid w:val="00E203D8"/>
    <w:rsid w:val="00E34C23"/>
    <w:rsid w:val="00E368BB"/>
    <w:rsid w:val="00E5270B"/>
    <w:rsid w:val="00E530B5"/>
    <w:rsid w:val="00E84931"/>
    <w:rsid w:val="00ED4A29"/>
    <w:rsid w:val="00EF73B2"/>
    <w:rsid w:val="00F473E1"/>
    <w:rsid w:val="00F56162"/>
    <w:rsid w:val="00F56D51"/>
    <w:rsid w:val="00F91F1E"/>
    <w:rsid w:val="00FA49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2049"/>
    <o:shapelayout v:ext="edit">
      <o:idmap v:ext="edit" data="1"/>
    </o:shapelayout>
  </w:shapeDefaults>
  <w:decimalSymbol w:val="."/>
  <w:listSeparator w:val=","/>
  <w14:docId w14:val="61F86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63129"/>
    <w:pPr>
      <w:tabs>
        <w:tab w:val="center" w:pos="4513"/>
        <w:tab w:val="right" w:pos="9026"/>
      </w:tabs>
      <w:snapToGrid w:val="0"/>
    </w:pPr>
  </w:style>
  <w:style w:type="character" w:customStyle="1" w:styleId="Char">
    <w:name w:val="머리글 Char"/>
    <w:basedOn w:val="a0"/>
    <w:link w:val="a3"/>
    <w:uiPriority w:val="99"/>
    <w:rsid w:val="00563129"/>
  </w:style>
  <w:style w:type="paragraph" w:styleId="a4">
    <w:name w:val="footer"/>
    <w:basedOn w:val="a"/>
    <w:link w:val="Char0"/>
    <w:uiPriority w:val="99"/>
    <w:unhideWhenUsed/>
    <w:rsid w:val="00563129"/>
    <w:pPr>
      <w:tabs>
        <w:tab w:val="center" w:pos="4513"/>
        <w:tab w:val="right" w:pos="9026"/>
      </w:tabs>
      <w:snapToGrid w:val="0"/>
    </w:pPr>
  </w:style>
  <w:style w:type="character" w:customStyle="1" w:styleId="Char0">
    <w:name w:val="바닥글 Char"/>
    <w:basedOn w:val="a0"/>
    <w:link w:val="a4"/>
    <w:uiPriority w:val="99"/>
    <w:rsid w:val="00563129"/>
  </w:style>
  <w:style w:type="paragraph" w:styleId="a5">
    <w:name w:val="Body Text Indent"/>
    <w:basedOn w:val="a"/>
    <w:link w:val="Char1"/>
    <w:semiHidden/>
    <w:rsid w:val="005F7D8E"/>
    <w:pPr>
      <w:widowControl/>
      <w:wordWrap/>
      <w:autoSpaceDE/>
      <w:autoSpaceDN/>
      <w:spacing w:after="0" w:line="360" w:lineRule="auto"/>
      <w:ind w:firstLine="799"/>
      <w:jc w:val="left"/>
    </w:pPr>
    <w:rPr>
      <w:rFonts w:ascii="Times New Roman" w:eastAsia="맑은 고딕" w:hAnsi="Times New Roman" w:cs="Times New Roman"/>
      <w:kern w:val="0"/>
      <w:sz w:val="24"/>
      <w:szCs w:val="24"/>
      <w:lang w:eastAsia="en-US"/>
    </w:rPr>
  </w:style>
  <w:style w:type="character" w:customStyle="1" w:styleId="Char1">
    <w:name w:val="본문 들여쓰기 Char"/>
    <w:basedOn w:val="a0"/>
    <w:link w:val="a5"/>
    <w:semiHidden/>
    <w:rsid w:val="005F7D8E"/>
    <w:rPr>
      <w:rFonts w:ascii="Times New Roman" w:eastAsia="맑은 고딕" w:hAnsi="Times New Roman" w:cs="Times New Roman"/>
      <w:kern w:val="0"/>
      <w:sz w:val="24"/>
      <w:szCs w:val="24"/>
      <w:lang w:eastAsia="en-US"/>
    </w:rPr>
  </w:style>
  <w:style w:type="paragraph" w:customStyle="1" w:styleId="1">
    <w:name w:val="목록 단락1"/>
    <w:basedOn w:val="a"/>
    <w:uiPriority w:val="34"/>
    <w:qFormat/>
    <w:rsid w:val="00D831D3"/>
    <w:pPr>
      <w:ind w:leftChars="400" w:left="800"/>
    </w:pPr>
    <w:rPr>
      <w:rFonts w:ascii="맑은 고딕" w:eastAsia="맑은 고딕" w:hAnsi="맑은 고딕" w:cs="Times New Roman"/>
    </w:rPr>
  </w:style>
  <w:style w:type="paragraph" w:styleId="a6">
    <w:name w:val="No Spacing"/>
    <w:uiPriority w:val="1"/>
    <w:qFormat/>
    <w:rsid w:val="00020994"/>
    <w:pPr>
      <w:widowControl w:val="0"/>
      <w:autoSpaceDE w:val="0"/>
      <w:autoSpaceDN w:val="0"/>
      <w:adjustRightInd w:val="0"/>
      <w:spacing w:after="0" w:line="240" w:lineRule="auto"/>
    </w:pPr>
    <w:rPr>
      <w:rFonts w:ascii="바탕체" w:eastAsia="바탕체" w:hAnsi="Calibri" w:cs="바탕체"/>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6324474">
      <w:bodyDiv w:val="1"/>
      <w:marLeft w:val="0"/>
      <w:marRight w:val="0"/>
      <w:marTop w:val="0"/>
      <w:marBottom w:val="0"/>
      <w:divBdr>
        <w:top w:val="none" w:sz="0" w:space="0" w:color="auto"/>
        <w:left w:val="none" w:sz="0" w:space="0" w:color="auto"/>
        <w:bottom w:val="none" w:sz="0" w:space="0" w:color="auto"/>
        <w:right w:val="none" w:sz="0" w:space="0" w:color="auto"/>
      </w:divBdr>
    </w:div>
    <w:div w:id="779030731">
      <w:bodyDiv w:val="1"/>
      <w:marLeft w:val="0"/>
      <w:marRight w:val="0"/>
      <w:marTop w:val="0"/>
      <w:marBottom w:val="0"/>
      <w:divBdr>
        <w:top w:val="none" w:sz="0" w:space="0" w:color="auto"/>
        <w:left w:val="none" w:sz="0" w:space="0" w:color="auto"/>
        <w:bottom w:val="none" w:sz="0" w:space="0" w:color="auto"/>
        <w:right w:val="none" w:sz="0" w:space="0" w:color="auto"/>
      </w:divBdr>
    </w:div>
    <w:div w:id="1678116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3217</Words>
  <Characters>18340</Characters>
  <Application>Microsoft Office Word</Application>
  <DocSecurity>0</DocSecurity>
  <Lines>152</Lines>
  <Paragraphs>43</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21514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2015-12-20T09:09:00Z</dcterms:created>
  <dcterms:modified xsi:type="dcterms:W3CDTF">2021-03-18T04:33:00Z</dcterms:modified>
</cp:coreProperties>
</file>